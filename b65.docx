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877" w:rsidRPr="00690B52" w:rsidRDefault="00ED6877" w:rsidP="00FB59C5">
      <w:bookmarkStart w:id="0" w:name="_GoBack"/>
      <w:bookmarkEnd w:id="0"/>
    </w:p>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ED6877" w:rsidRPr="00690B52" w:rsidRDefault="00ED6877"/>
    <w:p w:rsidR="00B0490F" w:rsidRPr="00690B52" w:rsidRDefault="00B0490F"/>
    <w:p w:rsidR="00F00171" w:rsidRPr="00690B52" w:rsidRDefault="00F00171"/>
    <w:p w:rsidR="00B0490F" w:rsidRPr="00690B52" w:rsidRDefault="00B0490F"/>
    <w:p w:rsidR="00ED6877" w:rsidRPr="00690B52" w:rsidRDefault="00205EFC" w:rsidP="00B0490F">
      <w:pPr>
        <w:pStyle w:val="Documentstitle"/>
      </w:pPr>
      <w:r>
        <w:fldChar w:fldCharType="begin"/>
      </w:r>
      <w:r>
        <w:instrText xml:space="preserve"> TITLE  OdvSDN2CFPoint \* Upper  \* MERGEFORMAT </w:instrText>
      </w:r>
      <w:r>
        <w:fldChar w:fldCharType="separate"/>
      </w:r>
      <w:r w:rsidR="006E0AEF">
        <w:t>ODVSDN2CFPOINT</w:t>
      </w:r>
      <w:r>
        <w:fldChar w:fldCharType="end"/>
      </w:r>
      <w:r w:rsidR="000253A7">
        <w:t xml:space="preserve"> 1.0.</w:t>
      </w:r>
      <w:r w:rsidR="00F1299A">
        <w:t>7</w:t>
      </w:r>
    </w:p>
    <w:p w:rsidR="00ED6877" w:rsidRPr="00690B52" w:rsidRDefault="00205EFC" w:rsidP="00A3305B">
      <w:pPr>
        <w:pStyle w:val="Documentssubtitle"/>
      </w:pPr>
      <w:r>
        <w:fldChar w:fldCharType="begin"/>
      </w:r>
      <w:r>
        <w:instrText xml:space="preserve"> SUBJECT  "User manual" \* Upper  \* MERGEFORMAT </w:instrText>
      </w:r>
      <w:r>
        <w:fldChar w:fldCharType="separate"/>
      </w:r>
      <w:r w:rsidR="001D26D6" w:rsidRPr="00690B52">
        <w:t>USER MANUAL</w:t>
      </w:r>
      <w:r>
        <w:fldChar w:fldCharType="end"/>
      </w:r>
    </w:p>
    <w:p w:rsidR="00DA63C3" w:rsidRPr="00690B52" w:rsidRDefault="00205EFC">
      <w:pPr>
        <w:sectPr w:rsidR="00DA63C3" w:rsidRPr="00690B52">
          <w:headerReference w:type="even" r:id="rId8"/>
          <w:headerReference w:type="default" r:id="rId9"/>
          <w:footerReference w:type="default" r:id="rId10"/>
          <w:headerReference w:type="first" r:id="rId11"/>
          <w:pgSz w:w="11906" w:h="16838"/>
          <w:pgMar w:top="1417" w:right="1417" w:bottom="1417" w:left="1417" w:header="708" w:footer="708" w:gutter="0"/>
          <w:cols w:space="708"/>
          <w:docGrid w:linePitch="360"/>
        </w:sectPr>
      </w:pPr>
      <w:r>
        <w:rPr>
          <w:noProof/>
          <w:lang w:val="fr-FR"/>
        </w:rPr>
        <w:pict>
          <v:shapetype id="_x0000_t202" coordsize="21600,21600" o:spt="202" path="m,l,21600r21600,l21600,xe">
            <v:stroke joinstyle="miter"/>
            <v:path gradientshapeok="t" o:connecttype="rect"/>
          </v:shapetype>
          <v:shape id="Text Box 9" o:spid="_x0000_s1026" type="#_x0000_t202" style="position:absolute;left:0;text-align:left;margin-left:0;margin-top:186.65pt;width:468pt;height:140.2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WorwIAAKs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" filled="f" stroked="f">
            <v:textbox inset="0,0,0,0">
              <w:txbxContent>
                <w:p w:rsidR="001001D3" w:rsidRDefault="001001D3" w:rsidP="00A3305B">
                  <w:pPr>
                    <w:pStyle w:val="Documentsproperties"/>
                  </w:pPr>
                  <w:r>
                    <w:t>Project Acronym :SeaDataNet II</w:t>
                  </w:r>
                </w:p>
                <w:p w:rsidR="001001D3" w:rsidRDefault="001001D3" w:rsidP="00A3305B">
                  <w:pPr>
                    <w:pStyle w:val="Documentsproperties"/>
                  </w:pPr>
                  <w:r>
                    <w:t xml:space="preserve">Project Full Title :SeaDataNet II: Pan-European infrastructure for ocean and marine data management </w:t>
                  </w:r>
                </w:p>
                <w:p w:rsidR="001001D3" w:rsidRPr="00A3305B" w:rsidRDefault="001001D3" w:rsidP="00A3305B">
                  <w:pPr>
                    <w:pStyle w:val="Documentsproperties"/>
                  </w:pPr>
                  <w:r w:rsidRPr="00A3305B">
                    <w:t>Grant Agreement Number :</w:t>
                  </w:r>
                  <w:r>
                    <w:t>283607</w:t>
                  </w:r>
                </w:p>
              </w:txbxContent>
            </v:textbox>
          </v:shape>
        </w:pict>
      </w:r>
      <w:r w:rsidR="006973CA" w:rsidRPr="00690B52">
        <w:rPr>
          <w:noProof/>
          <w:lang w:val="fr-FR"/>
        </w:rPr>
        <w:drawing>
          <wp:anchor distT="0" distB="0" distL="114300" distR="114300" simplePos="0" relativeHeight="251657728" behindDoc="0" locked="0" layoutInCell="1" allowOverlap="1">
            <wp:simplePos x="0" y="0"/>
            <wp:positionH relativeFrom="column">
              <wp:posOffset>2559685</wp:posOffset>
            </wp:positionH>
            <wp:positionV relativeFrom="page">
              <wp:posOffset>9311005</wp:posOffset>
            </wp:positionV>
            <wp:extent cx="641350" cy="516890"/>
            <wp:effectExtent l="0" t="0" r="6350" b="0"/>
            <wp:wrapNone/>
            <wp:docPr id="6" name="Image 6" descr="seventh_framework_pr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th_framework_program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0" cy="516890"/>
                    </a:xfrm>
                    <a:prstGeom prst="rect">
                      <a:avLst/>
                    </a:prstGeom>
                    <a:noFill/>
                    <a:ln>
                      <a:noFill/>
                    </a:ln>
                  </pic:spPr>
                </pic:pic>
              </a:graphicData>
            </a:graphic>
          </wp:anchor>
        </w:drawing>
      </w:r>
      <w:r>
        <w:rPr>
          <w:noProof/>
          <w:lang w:val="fr-FR"/>
        </w:rPr>
        <w:pict>
          <v:shape id="Text Box 5" o:spid="_x0000_s1027" type="#_x0000_t202" style="position:absolute;left:0;text-align:left;margin-left:270pt;margin-top:196.75pt;width:243pt;height:54pt;z-index:251656704;visibility:visible;mso-position-horizontal-relative:text;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" filled="f" stroked="f">
            <v:textbox>
              <w:txbxContent>
                <w:p w:rsidR="001001D3" w:rsidRDefault="001001D3" w:rsidP="00DD7719">
                  <w:pPr>
                    <w:pStyle w:val="Lgende1"/>
                  </w:pPr>
                  <w:r>
                    <w:t>PAN-EUROPEAN INFRASTRUCTURE FOR OCEAN &amp; MARINE DATA MANAGEMENT</w:t>
                  </w:r>
                </w:p>
              </w:txbxContent>
            </v:textbox>
            <w10:wrap anchory="page"/>
          </v:shape>
        </w:pict>
      </w:r>
    </w:p>
    <w:tbl>
      <w:tblPr>
        <w:tblStyle w:val="Grilleclaire-Accent11"/>
        <w:tblW w:w="0" w:type="auto"/>
        <w:tblLook w:val="04A0" w:firstRow="1" w:lastRow="0" w:firstColumn="1" w:lastColumn="0" w:noHBand="0" w:noVBand="1"/>
      </w:tblPr>
      <w:tblGrid>
        <w:gridCol w:w="4606"/>
        <w:gridCol w:w="4606"/>
      </w:tblGrid>
      <w:tr w:rsidR="00CE31B5" w:rsidRPr="00690B52" w:rsidTr="00106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690B52" w:rsidRDefault="00CE31B5" w:rsidP="00106B45">
            <w:pPr>
              <w:pStyle w:val="Corpsdetexte"/>
              <w:ind w:left="0"/>
            </w:pPr>
            <w:r w:rsidRPr="00690B52">
              <w:lastRenderedPageBreak/>
              <w:t>Deliverable number</w:t>
            </w:r>
          </w:p>
        </w:tc>
        <w:tc>
          <w:tcPr>
            <w:tcW w:w="4606" w:type="dxa"/>
          </w:tcPr>
          <w:p w:rsidR="00CE31B5" w:rsidRPr="00690B52" w:rsidRDefault="00CE31B5"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Short Title</w:t>
            </w:r>
          </w:p>
        </w:tc>
      </w:tr>
      <w:tr w:rsidR="00CE31B5" w:rsidRPr="00690B52"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690B52" w:rsidRDefault="00CE31B5" w:rsidP="00106B45">
            <w:pPr>
              <w:pStyle w:val="Corpsdetexte"/>
              <w:ind w:left="0"/>
              <w:rPr>
                <w:b w:val="0"/>
              </w:rPr>
            </w:pPr>
          </w:p>
        </w:tc>
        <w:tc>
          <w:tcPr>
            <w:tcW w:w="4606" w:type="dxa"/>
          </w:tcPr>
          <w:p w:rsidR="00CE31B5" w:rsidRPr="00690B52" w:rsidRDefault="006E0AEF" w:rsidP="00106B45">
            <w:pPr>
              <w:pStyle w:val="Corpsdetexte"/>
              <w:ind w:left="0"/>
              <w:cnfStyle w:val="000000100000" w:firstRow="0" w:lastRow="0" w:firstColumn="0" w:lastColumn="0" w:oddVBand="0" w:evenVBand="0" w:oddHBand="1" w:evenHBand="0" w:firstRowFirstColumn="0" w:firstRowLastColumn="0" w:lastRowFirstColumn="0" w:lastRowLastColumn="0"/>
            </w:pPr>
            <w:r>
              <w:t>OdvSDN2CFPOINT</w:t>
            </w:r>
            <w:r w:rsidR="001D26D6" w:rsidRPr="00690B52">
              <w:t>User Manual</w:t>
            </w:r>
          </w:p>
        </w:tc>
      </w:tr>
      <w:tr w:rsidR="00CE31B5" w:rsidRPr="00690B52" w:rsidTr="00106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CE31B5" w:rsidP="00106B45">
            <w:pPr>
              <w:pStyle w:val="Corpsdetexte"/>
              <w:ind w:left="0"/>
            </w:pPr>
            <w:r w:rsidRPr="00690B52">
              <w:t>Long title</w:t>
            </w:r>
          </w:p>
        </w:tc>
      </w:tr>
      <w:tr w:rsidR="00CE31B5" w:rsidRPr="00690B52"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C87781" w:rsidP="00C87781">
            <w:pPr>
              <w:pStyle w:val="Corpsdetexte"/>
              <w:ind w:left="0"/>
              <w:rPr>
                <w:b w:val="0"/>
              </w:rPr>
            </w:pPr>
            <w:r w:rsidRPr="00690B52">
              <w:t xml:space="preserve">User Manual of </w:t>
            </w:r>
            <w:r w:rsidR="006E0AEF">
              <w:t>OdvSDN2CFPOINT</w:t>
            </w:r>
          </w:p>
        </w:tc>
      </w:tr>
      <w:tr w:rsidR="00CE31B5" w:rsidRPr="00690B52" w:rsidTr="00106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CE31B5" w:rsidP="00106B45">
            <w:pPr>
              <w:pStyle w:val="Corpsdetexte"/>
              <w:ind w:left="0"/>
            </w:pPr>
            <w:r w:rsidRPr="00690B52">
              <w:t>Short description</w:t>
            </w:r>
          </w:p>
        </w:tc>
      </w:tr>
      <w:tr w:rsidR="00CE31B5" w:rsidRPr="00690B52"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CE31B5" w:rsidRPr="00690B52" w:rsidRDefault="001D26D6" w:rsidP="00C87781">
            <w:pPr>
              <w:rPr>
                <w:rFonts w:cs="Arial"/>
              </w:rPr>
            </w:pPr>
            <w:r w:rsidRPr="00690B52">
              <w:rPr>
                <w:rFonts w:cs="Arial"/>
              </w:rPr>
              <w:t xml:space="preserve">User Manual of </w:t>
            </w:r>
            <w:r w:rsidR="006E0AEF">
              <w:rPr>
                <w:rFonts w:cs="Arial"/>
              </w:rPr>
              <w:t>OdvSDN2CFPOINT</w:t>
            </w:r>
            <w:r w:rsidRPr="00690B52">
              <w:rPr>
                <w:rFonts w:cs="Arial"/>
              </w:rPr>
              <w:t xml:space="preserve"> software delivered in the frame of SeaDataNet European project. This software is used to </w:t>
            </w:r>
            <w:r w:rsidR="00C87781" w:rsidRPr="00690B52">
              <w:rPr>
                <w:rFonts w:cs="Arial"/>
              </w:rPr>
              <w:t>convertSeaDataNet</w:t>
            </w:r>
            <w:r w:rsidR="00122562">
              <w:rPr>
                <w:rFonts w:cs="Arial"/>
              </w:rPr>
              <w:t>ODV</w:t>
            </w:r>
            <w:r w:rsidR="00C87781" w:rsidRPr="00690B52">
              <w:rPr>
                <w:rFonts w:cs="Arial"/>
              </w:rPr>
              <w:t xml:space="preserve"> files </w:t>
            </w:r>
            <w:r w:rsidR="00847AAC">
              <w:rPr>
                <w:rFonts w:cs="Arial"/>
              </w:rPr>
              <w:t xml:space="preserve">of vertical profiles, time-series and trajectories </w:t>
            </w:r>
            <w:r w:rsidR="00C87781" w:rsidRPr="00690B52">
              <w:rPr>
                <w:rFonts w:cs="Arial"/>
              </w:rPr>
              <w:t>to SeaDataNetNetCDF</w:t>
            </w:r>
            <w:r w:rsidRPr="00690B52">
              <w:rPr>
                <w:rFonts w:cs="Arial"/>
              </w:rPr>
              <w:t xml:space="preserve"> (</w:t>
            </w:r>
            <w:r w:rsidR="00C87781" w:rsidRPr="00690B52">
              <w:rPr>
                <w:rFonts w:cs="Arial"/>
              </w:rPr>
              <w:t>CFPoint</w:t>
            </w:r>
            <w:r w:rsidRPr="00690B52">
              <w:rPr>
                <w:rFonts w:cs="Arial"/>
              </w:rPr>
              <w:t>)</w:t>
            </w:r>
          </w:p>
        </w:tc>
      </w:tr>
      <w:tr w:rsidR="00CE31B5" w:rsidRPr="00690B52" w:rsidTr="00106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690B52" w:rsidRDefault="00CE31B5" w:rsidP="00106B45">
            <w:pPr>
              <w:pStyle w:val="Corpsdetexte"/>
              <w:ind w:left="0"/>
            </w:pPr>
            <w:r w:rsidRPr="00690B52">
              <w:t>Author</w:t>
            </w:r>
          </w:p>
        </w:tc>
        <w:tc>
          <w:tcPr>
            <w:tcW w:w="4606" w:type="dxa"/>
          </w:tcPr>
          <w:p w:rsidR="00CE31B5" w:rsidRPr="00690B52" w:rsidRDefault="00CE31B5" w:rsidP="00106B45">
            <w:pPr>
              <w:pStyle w:val="Corpsdetexte"/>
              <w:ind w:left="0"/>
              <w:cnfStyle w:val="000000010000" w:firstRow="0" w:lastRow="0" w:firstColumn="0" w:lastColumn="0" w:oddVBand="0" w:evenVBand="0" w:oddHBand="0" w:evenHBand="1" w:firstRowFirstColumn="0" w:firstRowLastColumn="0" w:lastRowFirstColumn="0" w:lastRowLastColumn="0"/>
              <w:rPr>
                <w:b/>
              </w:rPr>
            </w:pPr>
            <w:r w:rsidRPr="00690B52">
              <w:rPr>
                <w:b/>
              </w:rPr>
              <w:t>Working group</w:t>
            </w:r>
          </w:p>
        </w:tc>
      </w:tr>
      <w:tr w:rsidR="00CE31B5" w:rsidRPr="00BA355B" w:rsidTr="00106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E31B5" w:rsidRPr="000A70CA" w:rsidRDefault="001D26D6" w:rsidP="00690B52">
            <w:pPr>
              <w:pStyle w:val="Corpsdetexte"/>
              <w:ind w:left="0"/>
              <w:rPr>
                <w:b w:val="0"/>
                <w:lang w:val="fr-FR"/>
              </w:rPr>
            </w:pPr>
            <w:r w:rsidRPr="000A70CA">
              <w:rPr>
                <w:lang w:val="fr-FR"/>
              </w:rPr>
              <w:t>Fichaut M., Brégent S., C</w:t>
            </w:r>
            <w:r w:rsidR="00690B52" w:rsidRPr="000A70CA">
              <w:rPr>
                <w:lang w:val="fr-FR"/>
              </w:rPr>
              <w:t>apitaine D</w:t>
            </w:r>
            <w:r w:rsidRPr="000A70CA">
              <w:rPr>
                <w:lang w:val="fr-FR"/>
              </w:rPr>
              <w:t>.</w:t>
            </w:r>
          </w:p>
        </w:tc>
        <w:tc>
          <w:tcPr>
            <w:tcW w:w="4606" w:type="dxa"/>
          </w:tcPr>
          <w:p w:rsidR="00CE31B5" w:rsidRPr="000A70CA" w:rsidRDefault="00CE31B5" w:rsidP="00106B45">
            <w:pPr>
              <w:pStyle w:val="Corpsdetexte"/>
              <w:ind w:left="0"/>
              <w:cnfStyle w:val="000000100000" w:firstRow="0" w:lastRow="0" w:firstColumn="0" w:lastColumn="0" w:oddVBand="0" w:evenVBand="0" w:oddHBand="1" w:evenHBand="0" w:firstRowFirstColumn="0" w:firstRowLastColumn="0" w:lastRowFirstColumn="0" w:lastRowLastColumn="0"/>
              <w:rPr>
                <w:lang w:val="fr-FR"/>
              </w:rPr>
            </w:pPr>
          </w:p>
        </w:tc>
      </w:tr>
    </w:tbl>
    <w:p w:rsidR="00CE31B5" w:rsidRPr="000A70CA" w:rsidRDefault="00CE31B5" w:rsidP="00CE31B5">
      <w:pPr>
        <w:pStyle w:val="Corpsdetexte"/>
        <w:rPr>
          <w:lang w:val="fr-FR"/>
        </w:rPr>
      </w:pPr>
    </w:p>
    <w:p w:rsidR="00CE31B5" w:rsidRPr="00690B52" w:rsidRDefault="00CE31B5" w:rsidP="00CE31B5">
      <w:pPr>
        <w:pStyle w:val="Corpsdetexte"/>
        <w:ind w:left="-142"/>
        <w:rPr>
          <w:b/>
          <w:i/>
          <w:color w:val="00529E"/>
        </w:rPr>
      </w:pPr>
      <w:r w:rsidRPr="00690B52">
        <w:rPr>
          <w:b/>
          <w:i/>
          <w:color w:val="00529E"/>
        </w:rPr>
        <w:t>History</w:t>
      </w:r>
    </w:p>
    <w:tbl>
      <w:tblPr>
        <w:tblStyle w:val="Grilleclaire-Accent11"/>
        <w:tblW w:w="0" w:type="auto"/>
        <w:tblLook w:val="04A0" w:firstRow="1" w:lastRow="0" w:firstColumn="1" w:lastColumn="0" w:noHBand="0" w:noVBand="1"/>
      </w:tblPr>
      <w:tblGrid>
        <w:gridCol w:w="1857"/>
        <w:gridCol w:w="1857"/>
        <w:gridCol w:w="1858"/>
        <w:gridCol w:w="3608"/>
      </w:tblGrid>
      <w:tr w:rsidR="00CE31B5" w:rsidRPr="00690B52" w:rsidTr="00B71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CE31B5" w:rsidRPr="00690B52" w:rsidRDefault="00CE31B5" w:rsidP="00106B45">
            <w:pPr>
              <w:pStyle w:val="Corpsdetexte"/>
              <w:ind w:left="0"/>
            </w:pPr>
            <w:r w:rsidRPr="00690B52">
              <w:t>Version</w:t>
            </w:r>
          </w:p>
        </w:tc>
        <w:tc>
          <w:tcPr>
            <w:tcW w:w="1857" w:type="dxa"/>
          </w:tcPr>
          <w:p w:rsidR="00CE31B5" w:rsidRPr="00690B52" w:rsidRDefault="00CE31B5"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Authors</w:t>
            </w:r>
          </w:p>
        </w:tc>
        <w:tc>
          <w:tcPr>
            <w:tcW w:w="1858" w:type="dxa"/>
          </w:tcPr>
          <w:p w:rsidR="00CE31B5" w:rsidRPr="00690B52" w:rsidRDefault="00CE31B5"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Date</w:t>
            </w:r>
          </w:p>
        </w:tc>
        <w:tc>
          <w:tcPr>
            <w:tcW w:w="3608" w:type="dxa"/>
          </w:tcPr>
          <w:p w:rsidR="00CE31B5" w:rsidRPr="00690B52" w:rsidRDefault="00B71F38" w:rsidP="00106B45">
            <w:pPr>
              <w:pStyle w:val="Corpsdetexte"/>
              <w:ind w:left="0"/>
              <w:cnfStyle w:val="100000000000" w:firstRow="1" w:lastRow="0" w:firstColumn="0" w:lastColumn="0" w:oddVBand="0" w:evenVBand="0" w:oddHBand="0" w:evenHBand="0" w:firstRowFirstColumn="0" w:firstRowLastColumn="0" w:lastRowFirstColumn="0" w:lastRowLastColumn="0"/>
            </w:pPr>
            <w:r w:rsidRPr="00690B52">
              <w:t>C</w:t>
            </w:r>
            <w:r w:rsidR="00CE31B5" w:rsidRPr="00690B52">
              <w:t>omments</w:t>
            </w:r>
          </w:p>
        </w:tc>
      </w:tr>
      <w:tr w:rsidR="001D26D6"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1D26D6" w:rsidRPr="00690B52" w:rsidRDefault="001D26D6" w:rsidP="00122562">
            <w:pPr>
              <w:pStyle w:val="Corpsdetexte"/>
              <w:ind w:left="0"/>
              <w:rPr>
                <w:b w:val="0"/>
              </w:rPr>
            </w:pPr>
            <w:r w:rsidRPr="00690B52">
              <w:rPr>
                <w:rFonts w:cs="Arial"/>
              </w:rPr>
              <w:t>1.0</w:t>
            </w:r>
            <w:r w:rsidR="00E315D4" w:rsidRPr="00690B52">
              <w:rPr>
                <w:rFonts w:cs="Arial"/>
              </w:rPr>
              <w:t>.</w:t>
            </w:r>
            <w:r w:rsidR="00122562">
              <w:rPr>
                <w:rFonts w:cs="Arial"/>
              </w:rPr>
              <w:t>0</w:t>
            </w:r>
          </w:p>
        </w:tc>
        <w:tc>
          <w:tcPr>
            <w:tcW w:w="1857" w:type="dxa"/>
          </w:tcPr>
          <w:p w:rsidR="001D26D6" w:rsidRPr="00690B52" w:rsidRDefault="00690B52" w:rsidP="00106B45">
            <w:pPr>
              <w:pStyle w:val="Corpsdetexte"/>
              <w:ind w:left="0"/>
              <w:cnfStyle w:val="000000100000" w:firstRow="0" w:lastRow="0" w:firstColumn="0" w:lastColumn="0" w:oddVBand="0" w:evenVBand="0" w:oddHBand="1" w:evenHBand="0" w:firstRowFirstColumn="0" w:firstRowLastColumn="0" w:lastRowFirstColumn="0" w:lastRowLastColumn="0"/>
            </w:pPr>
            <w:r w:rsidRPr="00690B52">
              <w:t>Capitaine D.</w:t>
            </w:r>
          </w:p>
        </w:tc>
        <w:tc>
          <w:tcPr>
            <w:tcW w:w="1858" w:type="dxa"/>
          </w:tcPr>
          <w:p w:rsidR="001D26D6" w:rsidRPr="00690B52" w:rsidRDefault="00A970A3" w:rsidP="00A970A3">
            <w:pPr>
              <w:pStyle w:val="Corpsdetexte"/>
              <w:ind w:left="0"/>
              <w:cnfStyle w:val="000000100000" w:firstRow="0" w:lastRow="0" w:firstColumn="0" w:lastColumn="0" w:oddVBand="0" w:evenVBand="0" w:oddHBand="1" w:evenHBand="0" w:firstRowFirstColumn="0" w:firstRowLastColumn="0" w:lastRowFirstColumn="0" w:lastRowLastColumn="0"/>
            </w:pPr>
            <w:r>
              <w:rPr>
                <w:rFonts w:cs="Arial"/>
              </w:rPr>
              <w:t>02</w:t>
            </w:r>
            <w:r w:rsidR="001D26D6" w:rsidRPr="00690B52">
              <w:rPr>
                <w:rFonts w:cs="Arial"/>
              </w:rPr>
              <w:t>/</w:t>
            </w:r>
            <w:r>
              <w:rPr>
                <w:rFonts w:cs="Arial"/>
              </w:rPr>
              <w:t>01</w:t>
            </w:r>
            <w:r w:rsidR="001D26D6" w:rsidRPr="00690B52">
              <w:rPr>
                <w:rFonts w:cs="Arial"/>
              </w:rPr>
              <w:t>/20</w:t>
            </w:r>
            <w:r w:rsidR="00C87781" w:rsidRPr="00690B52">
              <w:rPr>
                <w:rFonts w:cs="Arial"/>
              </w:rPr>
              <w:t>1</w:t>
            </w:r>
            <w:r>
              <w:rPr>
                <w:rFonts w:cs="Arial"/>
              </w:rPr>
              <w:t>4</w:t>
            </w:r>
          </w:p>
        </w:tc>
        <w:tc>
          <w:tcPr>
            <w:tcW w:w="3608" w:type="dxa"/>
          </w:tcPr>
          <w:p w:rsidR="001D26D6" w:rsidRPr="00690B52" w:rsidRDefault="001D26D6" w:rsidP="00106B45">
            <w:pPr>
              <w:tabs>
                <w:tab w:val="center" w:pos="709"/>
                <w:tab w:val="center" w:pos="1134"/>
              </w:tabs>
              <w:cnfStyle w:val="000000100000" w:firstRow="0" w:lastRow="0" w:firstColumn="0" w:lastColumn="0" w:oddVBand="0" w:evenVBand="0" w:oddHBand="1" w:evenHBand="0" w:firstRowFirstColumn="0" w:firstRowLastColumn="0" w:lastRowFirstColumn="0" w:lastRowLastColumn="0"/>
              <w:rPr>
                <w:rFonts w:cs="Arial"/>
              </w:rPr>
            </w:pPr>
            <w:r w:rsidRPr="00690B52">
              <w:rPr>
                <w:rFonts w:cs="Arial"/>
              </w:rPr>
              <w:t xml:space="preserve">Creation </w:t>
            </w:r>
          </w:p>
        </w:tc>
      </w:tr>
      <w:tr w:rsidR="001D26D6"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1D26D6" w:rsidRPr="00690B52" w:rsidRDefault="008757BD" w:rsidP="001D26D6">
            <w:pPr>
              <w:pStyle w:val="Corpsdetexte"/>
              <w:ind w:left="0"/>
            </w:pPr>
            <w:r>
              <w:t>1.0.1</w:t>
            </w:r>
          </w:p>
        </w:tc>
        <w:tc>
          <w:tcPr>
            <w:tcW w:w="1857" w:type="dxa"/>
          </w:tcPr>
          <w:p w:rsidR="001D26D6" w:rsidRPr="00690B52" w:rsidRDefault="008757BD" w:rsidP="00106B45">
            <w:pPr>
              <w:pStyle w:val="Corpsdetexte"/>
              <w:ind w:left="0"/>
              <w:cnfStyle w:val="000000010000" w:firstRow="0" w:lastRow="0" w:firstColumn="0" w:lastColumn="0" w:oddVBand="0" w:evenVBand="0" w:oddHBand="0" w:evenHBand="1" w:firstRowFirstColumn="0" w:firstRowLastColumn="0" w:lastRowFirstColumn="0" w:lastRowLastColumn="0"/>
            </w:pPr>
            <w:r>
              <w:t>Bregent S.</w:t>
            </w:r>
          </w:p>
        </w:tc>
        <w:tc>
          <w:tcPr>
            <w:tcW w:w="1858" w:type="dxa"/>
          </w:tcPr>
          <w:p w:rsidR="001D26D6" w:rsidRPr="00690B52" w:rsidRDefault="008757BD" w:rsidP="00106B45">
            <w:pPr>
              <w:pStyle w:val="Corpsdetexte"/>
              <w:ind w:left="0"/>
              <w:cnfStyle w:val="000000010000" w:firstRow="0" w:lastRow="0" w:firstColumn="0" w:lastColumn="0" w:oddVBand="0" w:evenVBand="0" w:oddHBand="0" w:evenHBand="1" w:firstRowFirstColumn="0" w:firstRowLastColumn="0" w:lastRowFirstColumn="0" w:lastRowLastColumn="0"/>
            </w:pPr>
            <w:r>
              <w:t>16/01/2014</w:t>
            </w:r>
          </w:p>
        </w:tc>
        <w:tc>
          <w:tcPr>
            <w:tcW w:w="3608" w:type="dxa"/>
          </w:tcPr>
          <w:p w:rsidR="001D26D6" w:rsidRPr="00690B52" w:rsidRDefault="008757BD" w:rsidP="00C87781">
            <w:pPr>
              <w:tabs>
                <w:tab w:val="center" w:pos="709"/>
                <w:tab w:val="center" w:pos="1134"/>
              </w:tabs>
              <w:cnfStyle w:val="000000010000" w:firstRow="0" w:lastRow="0" w:firstColumn="0" w:lastColumn="0" w:oddVBand="0" w:evenVBand="0" w:oddHBand="0" w:evenHBand="1" w:firstRowFirstColumn="0" w:firstRowLastColumn="0" w:lastRowFirstColumn="0" w:lastRowLastColumn="0"/>
              <w:rPr>
                <w:rFonts w:cs="Arial"/>
              </w:rPr>
            </w:pPr>
            <w:r>
              <w:rPr>
                <w:rFonts w:cs="Arial"/>
              </w:rPr>
              <w:t>Update version to match application version</w:t>
            </w:r>
          </w:p>
        </w:tc>
      </w:tr>
      <w:tr w:rsidR="00AA4BDF"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AA4BDF" w:rsidRPr="00690B52" w:rsidRDefault="00AA4BDF" w:rsidP="00F71227">
            <w:pPr>
              <w:pStyle w:val="Corpsdetexte"/>
              <w:ind w:left="0"/>
            </w:pPr>
            <w:r>
              <w:t>1.0.2</w:t>
            </w:r>
          </w:p>
        </w:tc>
        <w:tc>
          <w:tcPr>
            <w:tcW w:w="1857" w:type="dxa"/>
          </w:tcPr>
          <w:p w:rsidR="00AA4BDF" w:rsidRPr="00690B52" w:rsidRDefault="00AA4BDF" w:rsidP="00F71227">
            <w:pPr>
              <w:pStyle w:val="Corpsdetexte"/>
              <w:ind w:left="0"/>
              <w:cnfStyle w:val="000000100000" w:firstRow="0" w:lastRow="0" w:firstColumn="0" w:lastColumn="0" w:oddVBand="0" w:evenVBand="0" w:oddHBand="1" w:evenHBand="0" w:firstRowFirstColumn="0" w:firstRowLastColumn="0" w:lastRowFirstColumn="0" w:lastRowLastColumn="0"/>
            </w:pPr>
            <w:r>
              <w:t>Bregent S.</w:t>
            </w:r>
          </w:p>
        </w:tc>
        <w:tc>
          <w:tcPr>
            <w:tcW w:w="1858" w:type="dxa"/>
          </w:tcPr>
          <w:p w:rsidR="00AA4BDF" w:rsidRPr="00690B52" w:rsidRDefault="00AA4BDF" w:rsidP="00F71227">
            <w:pPr>
              <w:pStyle w:val="Corpsdetexte"/>
              <w:ind w:left="0"/>
              <w:cnfStyle w:val="000000100000" w:firstRow="0" w:lastRow="0" w:firstColumn="0" w:lastColumn="0" w:oddVBand="0" w:evenVBand="0" w:oddHBand="1" w:evenHBand="0" w:firstRowFirstColumn="0" w:firstRowLastColumn="0" w:lastRowFirstColumn="0" w:lastRowLastColumn="0"/>
            </w:pPr>
            <w:r>
              <w:t>20/01/2014</w:t>
            </w:r>
          </w:p>
        </w:tc>
        <w:tc>
          <w:tcPr>
            <w:tcW w:w="3608" w:type="dxa"/>
          </w:tcPr>
          <w:p w:rsidR="00AA4BDF" w:rsidRPr="00690B52" w:rsidRDefault="00AA4BDF" w:rsidP="00F71227">
            <w:pPr>
              <w:tabs>
                <w:tab w:val="center" w:pos="709"/>
                <w:tab w:val="center" w:pos="1134"/>
              </w:tabs>
              <w:cnfStyle w:val="000000100000" w:firstRow="0" w:lastRow="0" w:firstColumn="0" w:lastColumn="0" w:oddVBand="0" w:evenVBand="0" w:oddHBand="1" w:evenHBand="0" w:firstRowFirstColumn="0" w:firstRowLastColumn="0" w:lastRowFirstColumn="0" w:lastRowLastColumn="0"/>
              <w:rPr>
                <w:rFonts w:cs="Arial"/>
              </w:rPr>
            </w:pPr>
            <w:r>
              <w:rPr>
                <w:rFonts w:cs="Arial"/>
              </w:rPr>
              <w:t>Update version to match application version</w:t>
            </w:r>
          </w:p>
        </w:tc>
      </w:tr>
      <w:tr w:rsidR="009E040B"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9E040B" w:rsidRPr="00690B52" w:rsidRDefault="009E040B" w:rsidP="00A55862">
            <w:pPr>
              <w:pStyle w:val="Corpsdetexte"/>
              <w:ind w:left="0"/>
            </w:pPr>
            <w:r>
              <w:t>1.0.3</w:t>
            </w:r>
          </w:p>
        </w:tc>
        <w:tc>
          <w:tcPr>
            <w:tcW w:w="1857" w:type="dxa"/>
          </w:tcPr>
          <w:p w:rsidR="009E040B" w:rsidRPr="00690B52" w:rsidRDefault="009E040B" w:rsidP="00A55862">
            <w:pPr>
              <w:pStyle w:val="Corpsdetexte"/>
              <w:ind w:left="0"/>
              <w:cnfStyle w:val="000000010000" w:firstRow="0" w:lastRow="0" w:firstColumn="0" w:lastColumn="0" w:oddVBand="0" w:evenVBand="0" w:oddHBand="0" w:evenHBand="1" w:firstRowFirstColumn="0" w:firstRowLastColumn="0" w:lastRowFirstColumn="0" w:lastRowLastColumn="0"/>
            </w:pPr>
            <w:r>
              <w:t>Bregent S.</w:t>
            </w:r>
          </w:p>
        </w:tc>
        <w:tc>
          <w:tcPr>
            <w:tcW w:w="1858" w:type="dxa"/>
          </w:tcPr>
          <w:p w:rsidR="009E040B" w:rsidRPr="00690B52" w:rsidRDefault="00641474" w:rsidP="00641474">
            <w:pPr>
              <w:pStyle w:val="Corpsdetexte"/>
              <w:ind w:left="0"/>
              <w:cnfStyle w:val="000000010000" w:firstRow="0" w:lastRow="0" w:firstColumn="0" w:lastColumn="0" w:oddVBand="0" w:evenVBand="0" w:oddHBand="0" w:evenHBand="1" w:firstRowFirstColumn="0" w:firstRowLastColumn="0" w:lastRowFirstColumn="0" w:lastRowLastColumn="0"/>
            </w:pPr>
            <w:r>
              <w:t>24</w:t>
            </w:r>
            <w:r w:rsidR="009E040B">
              <w:t>/0</w:t>
            </w:r>
            <w:r>
              <w:t>2</w:t>
            </w:r>
            <w:r w:rsidR="009E040B">
              <w:t>/2014</w:t>
            </w:r>
          </w:p>
        </w:tc>
        <w:tc>
          <w:tcPr>
            <w:tcW w:w="3608" w:type="dxa"/>
          </w:tcPr>
          <w:p w:rsidR="009E040B" w:rsidRPr="00690B52" w:rsidRDefault="009E040B" w:rsidP="00A55862">
            <w:pPr>
              <w:tabs>
                <w:tab w:val="center" w:pos="709"/>
                <w:tab w:val="center" w:pos="1134"/>
              </w:tabs>
              <w:cnfStyle w:val="000000010000" w:firstRow="0" w:lastRow="0" w:firstColumn="0" w:lastColumn="0" w:oddVBand="0" w:evenVBand="0" w:oddHBand="0" w:evenHBand="1" w:firstRowFirstColumn="0" w:firstRowLastColumn="0" w:lastRowFirstColumn="0" w:lastRowLastColumn="0"/>
              <w:rPr>
                <w:rFonts w:cs="Arial"/>
              </w:rPr>
            </w:pPr>
            <w:r>
              <w:rPr>
                <w:rFonts w:cs="Arial"/>
              </w:rPr>
              <w:t>Update version to match application version</w:t>
            </w:r>
          </w:p>
        </w:tc>
      </w:tr>
      <w:tr w:rsidR="00303858"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303858" w:rsidRPr="00690B52" w:rsidRDefault="00303858" w:rsidP="005F217F">
            <w:pPr>
              <w:pStyle w:val="Corpsdetexte"/>
              <w:ind w:left="0"/>
            </w:pPr>
            <w:r>
              <w:t>1.0.4</w:t>
            </w:r>
          </w:p>
        </w:tc>
        <w:tc>
          <w:tcPr>
            <w:tcW w:w="1857" w:type="dxa"/>
          </w:tcPr>
          <w:p w:rsidR="00303858" w:rsidRPr="00690B52" w:rsidRDefault="00303858" w:rsidP="005F217F">
            <w:pPr>
              <w:pStyle w:val="Corpsdetexte"/>
              <w:ind w:left="0"/>
              <w:cnfStyle w:val="000000100000" w:firstRow="0" w:lastRow="0" w:firstColumn="0" w:lastColumn="0" w:oddVBand="0" w:evenVBand="0" w:oddHBand="1" w:evenHBand="0" w:firstRowFirstColumn="0" w:firstRowLastColumn="0" w:lastRowFirstColumn="0" w:lastRowLastColumn="0"/>
            </w:pPr>
            <w:r>
              <w:t>Bregent S.</w:t>
            </w:r>
          </w:p>
        </w:tc>
        <w:tc>
          <w:tcPr>
            <w:tcW w:w="1858" w:type="dxa"/>
          </w:tcPr>
          <w:p w:rsidR="00303858" w:rsidRPr="00690B52" w:rsidRDefault="00303858" w:rsidP="005F217F">
            <w:pPr>
              <w:pStyle w:val="Corpsdetexte"/>
              <w:ind w:left="0"/>
              <w:cnfStyle w:val="000000100000" w:firstRow="0" w:lastRow="0" w:firstColumn="0" w:lastColumn="0" w:oddVBand="0" w:evenVBand="0" w:oddHBand="1" w:evenHBand="0" w:firstRowFirstColumn="0" w:firstRowLastColumn="0" w:lastRowFirstColumn="0" w:lastRowLastColumn="0"/>
            </w:pPr>
            <w:r>
              <w:t>10/07/2014</w:t>
            </w:r>
          </w:p>
        </w:tc>
        <w:tc>
          <w:tcPr>
            <w:tcW w:w="3608" w:type="dxa"/>
          </w:tcPr>
          <w:p w:rsidR="00303858" w:rsidRPr="00690B52" w:rsidRDefault="00303858" w:rsidP="005F217F">
            <w:pPr>
              <w:tabs>
                <w:tab w:val="center" w:pos="709"/>
                <w:tab w:val="center" w:pos="1134"/>
              </w:tabs>
              <w:cnfStyle w:val="000000100000" w:firstRow="0" w:lastRow="0" w:firstColumn="0" w:lastColumn="0" w:oddVBand="0" w:evenVBand="0" w:oddHBand="1" w:evenHBand="0" w:firstRowFirstColumn="0" w:firstRowLastColumn="0" w:lastRowFirstColumn="0" w:lastRowLastColumn="0"/>
              <w:rPr>
                <w:rFonts w:cs="Arial"/>
              </w:rPr>
            </w:pPr>
            <w:r>
              <w:rPr>
                <w:rFonts w:cs="Arial"/>
              </w:rPr>
              <w:t>Update version to match application version</w:t>
            </w:r>
          </w:p>
        </w:tc>
      </w:tr>
      <w:tr w:rsidR="00DD5EBA"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DD5EBA" w:rsidRPr="00690B52" w:rsidRDefault="00DD5EBA" w:rsidP="00106B45">
            <w:pPr>
              <w:pStyle w:val="Corpsdetexte"/>
              <w:ind w:left="0"/>
            </w:pPr>
            <w:r>
              <w:t>1.0.5</w:t>
            </w:r>
          </w:p>
        </w:tc>
        <w:tc>
          <w:tcPr>
            <w:tcW w:w="1857" w:type="dxa"/>
          </w:tcPr>
          <w:p w:rsidR="00DD5EBA" w:rsidRPr="00690B52" w:rsidRDefault="00DD5EBA" w:rsidP="00106B45">
            <w:pPr>
              <w:pStyle w:val="Corpsdetexte"/>
              <w:ind w:left="0"/>
              <w:cnfStyle w:val="000000010000" w:firstRow="0" w:lastRow="0" w:firstColumn="0" w:lastColumn="0" w:oddVBand="0" w:evenVBand="0" w:oddHBand="0" w:evenHBand="1" w:firstRowFirstColumn="0" w:firstRowLastColumn="0" w:lastRowFirstColumn="0" w:lastRowLastColumn="0"/>
            </w:pPr>
            <w:r>
              <w:t>Bregent S.</w:t>
            </w:r>
          </w:p>
        </w:tc>
        <w:tc>
          <w:tcPr>
            <w:tcW w:w="1858" w:type="dxa"/>
          </w:tcPr>
          <w:p w:rsidR="00DD5EBA" w:rsidRPr="00690B52" w:rsidRDefault="00DD5EBA" w:rsidP="00106B45">
            <w:pPr>
              <w:pStyle w:val="Corpsdetexte"/>
              <w:ind w:left="0"/>
              <w:cnfStyle w:val="000000010000" w:firstRow="0" w:lastRow="0" w:firstColumn="0" w:lastColumn="0" w:oddVBand="0" w:evenVBand="0" w:oddHBand="0" w:evenHBand="1" w:firstRowFirstColumn="0" w:firstRowLastColumn="0" w:lastRowFirstColumn="0" w:lastRowLastColumn="0"/>
            </w:pPr>
            <w:r>
              <w:t>25/02/2015</w:t>
            </w:r>
          </w:p>
        </w:tc>
        <w:tc>
          <w:tcPr>
            <w:tcW w:w="3608" w:type="dxa"/>
          </w:tcPr>
          <w:p w:rsidR="00DD5EBA" w:rsidRDefault="0025488D" w:rsidP="00DD5EBA">
            <w:pPr>
              <w:cnfStyle w:val="000000010000" w:firstRow="0" w:lastRow="0" w:firstColumn="0" w:lastColumn="0" w:oddVBand="0" w:evenVBand="0" w:oddHBand="0" w:evenHBand="1" w:firstRowFirstColumn="0" w:firstRowLastColumn="0" w:lastRowFirstColumn="0" w:lastRowLastColumn="0"/>
              <w:rPr>
                <w:rFonts w:cs="Arial"/>
              </w:rPr>
            </w:pPr>
            <w:r>
              <w:rPr>
                <w:rFonts w:cs="Arial"/>
              </w:rPr>
              <w:t xml:space="preserve">§1.1 </w:t>
            </w:r>
            <w:r w:rsidR="00DD5EBA">
              <w:rPr>
                <w:rFonts w:cs="Arial"/>
              </w:rPr>
              <w:t>Odv</w:t>
            </w:r>
            <w:r w:rsidR="00DD5EBA" w:rsidRPr="00690B52">
              <w:rPr>
                <w:rFonts w:cs="Arial"/>
              </w:rPr>
              <w:t>SDN2CFPOINT</w:t>
            </w:r>
            <w:r w:rsidR="00DD5EBA">
              <w:rPr>
                <w:rFonts w:cs="Arial"/>
              </w:rPr>
              <w:t xml:space="preserve"> compliance with the “SeaDataNet Datafile Formats” D8.5, version 1.6.</w:t>
            </w:r>
          </w:p>
          <w:p w:rsidR="002E3D6A" w:rsidRDefault="002E3D6A" w:rsidP="00DD5EBA">
            <w:pPr>
              <w:cnfStyle w:val="000000010000" w:firstRow="0" w:lastRow="0" w:firstColumn="0" w:lastColumn="0" w:oddVBand="0" w:evenVBand="0" w:oddHBand="0" w:evenHBand="1" w:firstRowFirstColumn="0" w:firstRowLastColumn="0" w:lastRowFirstColumn="0" w:lastRowLastColumn="0"/>
              <w:rPr>
                <w:rFonts w:cs="Arial"/>
              </w:rPr>
            </w:pPr>
            <w:r>
              <w:rPr>
                <w:rFonts w:cs="Arial"/>
              </w:rPr>
              <w:t>§1.1 Odv</w:t>
            </w:r>
            <w:r w:rsidRPr="00690B52">
              <w:rPr>
                <w:rFonts w:cs="Arial"/>
              </w:rPr>
              <w:t>SDN2CFPOINT</w:t>
            </w:r>
            <w:r>
              <w:rPr>
                <w:rFonts w:cs="Arial"/>
              </w:rPr>
              <w:t xml:space="preserve"> manages textual data</w:t>
            </w:r>
          </w:p>
          <w:p w:rsidR="00A326AD" w:rsidRPr="00690B52" w:rsidRDefault="00A326AD" w:rsidP="00DD5EBA">
            <w:pPr>
              <w:cnfStyle w:val="000000010000" w:firstRow="0" w:lastRow="0" w:firstColumn="0" w:lastColumn="0" w:oddVBand="0" w:evenVBand="0" w:oddHBand="0" w:evenHBand="1" w:firstRowFirstColumn="0" w:firstRowLastColumn="0" w:lastRowFirstColumn="0" w:lastRowLastColumn="0"/>
              <w:rPr>
                <w:rFonts w:cs="Arial"/>
              </w:rPr>
            </w:pPr>
            <w:r>
              <w:rPr>
                <w:rFonts w:cs="Arial"/>
              </w:rPr>
              <w:t>§1.2: java &gt;=1.7 is required</w:t>
            </w:r>
          </w:p>
          <w:p w:rsidR="00DD5EBA" w:rsidRPr="00690B52" w:rsidRDefault="00DD5EBA" w:rsidP="00106B45">
            <w:pPr>
              <w:pStyle w:val="Corpsdetexte"/>
              <w:ind w:left="0"/>
              <w:cnfStyle w:val="000000010000" w:firstRow="0" w:lastRow="0" w:firstColumn="0" w:lastColumn="0" w:oddVBand="0" w:evenVBand="0" w:oddHBand="0" w:evenHBand="1" w:firstRowFirstColumn="0" w:firstRowLastColumn="0" w:lastRowFirstColumn="0" w:lastRowLastColumn="0"/>
            </w:pPr>
          </w:p>
        </w:tc>
      </w:tr>
      <w:tr w:rsidR="004602ED" w:rsidRPr="00690B52" w:rsidTr="00B7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4602ED" w:rsidRDefault="004602ED" w:rsidP="00106B45">
            <w:pPr>
              <w:pStyle w:val="Corpsdetexte"/>
              <w:ind w:left="0"/>
            </w:pPr>
            <w:r>
              <w:t>1.0.6</w:t>
            </w:r>
          </w:p>
        </w:tc>
        <w:tc>
          <w:tcPr>
            <w:tcW w:w="1857" w:type="dxa"/>
          </w:tcPr>
          <w:p w:rsidR="004602ED" w:rsidRDefault="004602ED" w:rsidP="00106B45">
            <w:pPr>
              <w:pStyle w:val="Corpsdetexte"/>
              <w:ind w:left="0"/>
              <w:cnfStyle w:val="000000100000" w:firstRow="0" w:lastRow="0" w:firstColumn="0" w:lastColumn="0" w:oddVBand="0" w:evenVBand="0" w:oddHBand="1" w:evenHBand="0" w:firstRowFirstColumn="0" w:firstRowLastColumn="0" w:lastRowFirstColumn="0" w:lastRowLastColumn="0"/>
            </w:pPr>
            <w:r>
              <w:t>Bregent S.</w:t>
            </w:r>
          </w:p>
        </w:tc>
        <w:tc>
          <w:tcPr>
            <w:tcW w:w="1858" w:type="dxa"/>
          </w:tcPr>
          <w:p w:rsidR="004602ED" w:rsidRDefault="004602ED" w:rsidP="00106B45">
            <w:pPr>
              <w:pStyle w:val="Corpsdetexte"/>
              <w:ind w:left="0"/>
              <w:cnfStyle w:val="000000100000" w:firstRow="0" w:lastRow="0" w:firstColumn="0" w:lastColumn="0" w:oddVBand="0" w:evenVBand="0" w:oddHBand="1" w:evenHBand="0" w:firstRowFirstColumn="0" w:firstRowLastColumn="0" w:lastRowFirstColumn="0" w:lastRowLastColumn="0"/>
            </w:pPr>
            <w:r>
              <w:t>15/06/2015</w:t>
            </w:r>
          </w:p>
        </w:tc>
        <w:tc>
          <w:tcPr>
            <w:tcW w:w="3608" w:type="dxa"/>
          </w:tcPr>
          <w:p w:rsidR="004602ED" w:rsidRDefault="004602ED" w:rsidP="004602ED">
            <w:pPr>
              <w:cnfStyle w:val="000000100000" w:firstRow="0" w:lastRow="0" w:firstColumn="0" w:lastColumn="0" w:oddVBand="0" w:evenVBand="0" w:oddHBand="1" w:evenHBand="0" w:firstRowFirstColumn="0" w:firstRowLastColumn="0" w:lastRowFirstColumn="0" w:lastRowLastColumn="0"/>
              <w:rPr>
                <w:rFonts w:cs="Arial"/>
              </w:rPr>
            </w:pPr>
            <w:r>
              <w:rPr>
                <w:rFonts w:cs="Arial"/>
              </w:rPr>
              <w:t>§1.1 Odv</w:t>
            </w:r>
            <w:r w:rsidRPr="00690B52">
              <w:rPr>
                <w:rFonts w:cs="Arial"/>
              </w:rPr>
              <w:t>SDN2CFPOINT</w:t>
            </w:r>
            <w:r>
              <w:rPr>
                <w:rFonts w:cs="Arial"/>
              </w:rPr>
              <w:t xml:space="preserve"> compliance with the “SeaDataNet Datafile Formats” D8.5, version 1.16.</w:t>
            </w:r>
          </w:p>
          <w:p w:rsidR="004602ED" w:rsidRDefault="004602ED" w:rsidP="00DD5EBA">
            <w:pPr>
              <w:cnfStyle w:val="000000100000" w:firstRow="0" w:lastRow="0" w:firstColumn="0" w:lastColumn="0" w:oddVBand="0" w:evenVBand="0" w:oddHBand="1" w:evenHBand="0" w:firstRowFirstColumn="0" w:firstRowLastColumn="0" w:lastRowFirstColumn="0" w:lastRowLastColumn="0"/>
              <w:rPr>
                <w:rFonts w:cs="Arial"/>
              </w:rPr>
            </w:pPr>
          </w:p>
        </w:tc>
      </w:tr>
      <w:tr w:rsidR="009341E8" w:rsidRPr="00690B52" w:rsidTr="00B71F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9341E8" w:rsidRDefault="009341E8" w:rsidP="00106B45">
            <w:pPr>
              <w:pStyle w:val="Corpsdetexte"/>
              <w:ind w:left="0"/>
            </w:pPr>
            <w:r>
              <w:t>1.0.7</w:t>
            </w:r>
          </w:p>
        </w:tc>
        <w:tc>
          <w:tcPr>
            <w:tcW w:w="1857" w:type="dxa"/>
          </w:tcPr>
          <w:p w:rsidR="009341E8" w:rsidRDefault="009341E8" w:rsidP="00106B45">
            <w:pPr>
              <w:pStyle w:val="Corpsdetexte"/>
              <w:ind w:left="0"/>
              <w:cnfStyle w:val="000000010000" w:firstRow="0" w:lastRow="0" w:firstColumn="0" w:lastColumn="0" w:oddVBand="0" w:evenVBand="0" w:oddHBand="0" w:evenHBand="1" w:firstRowFirstColumn="0" w:firstRowLastColumn="0" w:lastRowFirstColumn="0" w:lastRowLastColumn="0"/>
            </w:pPr>
            <w:r>
              <w:t>Bregent S.</w:t>
            </w:r>
          </w:p>
        </w:tc>
        <w:tc>
          <w:tcPr>
            <w:tcW w:w="1858" w:type="dxa"/>
          </w:tcPr>
          <w:p w:rsidR="009341E8" w:rsidRDefault="009341E8" w:rsidP="00106B45">
            <w:pPr>
              <w:pStyle w:val="Corpsdetexte"/>
              <w:ind w:left="0"/>
              <w:cnfStyle w:val="000000010000" w:firstRow="0" w:lastRow="0" w:firstColumn="0" w:lastColumn="0" w:oddVBand="0" w:evenVBand="0" w:oddHBand="0" w:evenHBand="1" w:firstRowFirstColumn="0" w:firstRowLastColumn="0" w:lastRowFirstColumn="0" w:lastRowLastColumn="0"/>
            </w:pPr>
            <w:r>
              <w:t>21/07/2015</w:t>
            </w:r>
          </w:p>
        </w:tc>
        <w:tc>
          <w:tcPr>
            <w:tcW w:w="3608" w:type="dxa"/>
          </w:tcPr>
          <w:p w:rsidR="009341E8" w:rsidRDefault="009341E8" w:rsidP="004602ED">
            <w:pPr>
              <w:cnfStyle w:val="000000010000" w:firstRow="0" w:lastRow="0" w:firstColumn="0" w:lastColumn="0" w:oddVBand="0" w:evenVBand="0" w:oddHBand="0" w:evenHBand="1" w:firstRowFirstColumn="0" w:firstRowLastColumn="0" w:lastRowFirstColumn="0" w:lastRowLastColumn="0"/>
              <w:rPr>
                <w:rFonts w:cs="Arial"/>
              </w:rPr>
            </w:pPr>
            <w:r>
              <w:rPr>
                <w:rFonts w:cs="Arial"/>
              </w:rPr>
              <w:t>Update version to match application version</w:t>
            </w:r>
          </w:p>
        </w:tc>
      </w:tr>
    </w:tbl>
    <w:p w:rsidR="00CE31B5" w:rsidRPr="00690B52" w:rsidRDefault="00CE31B5" w:rsidP="00CE31B5">
      <w:pPr>
        <w:pStyle w:val="Corpsdetexte"/>
      </w:pPr>
    </w:p>
    <w:p w:rsidR="00CE31B5" w:rsidRPr="00690B52" w:rsidRDefault="00CE31B5" w:rsidP="00CE31B5">
      <w:r w:rsidRPr="00690B52">
        <w:br w:type="page"/>
      </w:r>
    </w:p>
    <w:p w:rsidR="006B721B" w:rsidRPr="00690B52" w:rsidRDefault="006B721B" w:rsidP="006B721B">
      <w:pPr>
        <w:pStyle w:val="Corpsdetexte"/>
        <w:rPr>
          <w:b/>
          <w:i/>
          <w:color w:val="00529E"/>
        </w:rPr>
      </w:pPr>
      <w:r w:rsidRPr="00690B52">
        <w:rPr>
          <w:b/>
          <w:i/>
          <w:color w:val="00529E"/>
        </w:rPr>
        <w:lastRenderedPageBreak/>
        <w:t>Table of illustrations</w:t>
      </w:r>
    </w:p>
    <w:p w:rsidR="006B721B" w:rsidRPr="00690B52" w:rsidRDefault="006B721B" w:rsidP="006B721B"/>
    <w:p w:rsidR="006B61E1" w:rsidRDefault="00E56AC4">
      <w:pPr>
        <w:pStyle w:val="Tabledesillustrations"/>
        <w:tabs>
          <w:tab w:val="right" w:leader="dot" w:pos="9062"/>
        </w:tabs>
        <w:rPr>
          <w:rFonts w:asciiTheme="minorHAnsi" w:eastAsiaTheme="minorEastAsia" w:hAnsiTheme="minorHAnsi" w:cstheme="minorBidi"/>
          <w:noProof/>
          <w:color w:val="auto"/>
          <w:sz w:val="22"/>
          <w:szCs w:val="22"/>
          <w:lang w:val="fr-FR"/>
        </w:rPr>
      </w:pPr>
      <w:r w:rsidRPr="00690B52">
        <w:rPr>
          <w:b/>
          <w:i/>
          <w:color w:val="00529E"/>
        </w:rPr>
        <w:fldChar w:fldCharType="begin"/>
      </w:r>
      <w:r w:rsidR="006B721B" w:rsidRPr="00690B52">
        <w:rPr>
          <w:b/>
          <w:i/>
          <w:color w:val="00529E"/>
        </w:rPr>
        <w:instrText xml:space="preserve"> TOC \h \z \c "Figure" </w:instrText>
      </w:r>
      <w:r w:rsidRPr="00690B52">
        <w:rPr>
          <w:b/>
          <w:i/>
          <w:color w:val="00529E"/>
        </w:rPr>
        <w:fldChar w:fldCharType="separate"/>
      </w:r>
      <w:hyperlink w:anchor="_Toc377628452" w:history="1">
        <w:r w:rsidR="006B61E1" w:rsidRPr="00706769">
          <w:rPr>
            <w:rStyle w:val="Lienhypertexte"/>
            <w:noProof/>
          </w:rPr>
          <w:t>Figure 1 - Check Java version installed on your computer</w:t>
        </w:r>
        <w:r w:rsidR="006B61E1">
          <w:rPr>
            <w:noProof/>
            <w:webHidden/>
          </w:rPr>
          <w:tab/>
        </w:r>
        <w:r>
          <w:rPr>
            <w:noProof/>
            <w:webHidden/>
          </w:rPr>
          <w:fldChar w:fldCharType="begin"/>
        </w:r>
        <w:r w:rsidR="006B61E1">
          <w:rPr>
            <w:noProof/>
            <w:webHidden/>
          </w:rPr>
          <w:instrText xml:space="preserve"> PAGEREF _Toc377628452 \h </w:instrText>
        </w:r>
        <w:r>
          <w:rPr>
            <w:noProof/>
            <w:webHidden/>
          </w:rPr>
        </w:r>
        <w:r>
          <w:rPr>
            <w:noProof/>
            <w:webHidden/>
          </w:rPr>
          <w:fldChar w:fldCharType="separate"/>
        </w:r>
        <w:r w:rsidR="00205EFC">
          <w:rPr>
            <w:noProof/>
            <w:webHidden/>
          </w:rPr>
          <w:t>6</w:t>
        </w:r>
        <w:r>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3" w:history="1">
        <w:r w:rsidR="006B61E1" w:rsidRPr="00706769">
          <w:rPr>
            <w:rStyle w:val="Lienhypertexte"/>
            <w:noProof/>
          </w:rPr>
          <w:t>Figure 2 - Installation of OdvSDN2CFPOINT – definition of shortcuts.</w:t>
        </w:r>
        <w:r w:rsidR="006B61E1">
          <w:rPr>
            <w:noProof/>
            <w:webHidden/>
          </w:rPr>
          <w:tab/>
        </w:r>
        <w:r w:rsidR="00E56AC4">
          <w:rPr>
            <w:noProof/>
            <w:webHidden/>
          </w:rPr>
          <w:fldChar w:fldCharType="begin"/>
        </w:r>
        <w:r w:rsidR="006B61E1">
          <w:rPr>
            <w:noProof/>
            <w:webHidden/>
          </w:rPr>
          <w:instrText xml:space="preserve"> PAGEREF _Toc377628453 \h </w:instrText>
        </w:r>
        <w:r w:rsidR="00E56AC4">
          <w:rPr>
            <w:noProof/>
            <w:webHidden/>
          </w:rPr>
        </w:r>
        <w:r w:rsidR="00E56AC4">
          <w:rPr>
            <w:noProof/>
            <w:webHidden/>
          </w:rPr>
          <w:fldChar w:fldCharType="separate"/>
        </w:r>
        <w:r>
          <w:rPr>
            <w:noProof/>
            <w:webHidden/>
          </w:rPr>
          <w:t>7</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4" w:history="1">
        <w:r w:rsidR="006B61E1" w:rsidRPr="00706769">
          <w:rPr>
            <w:rStyle w:val="Lienhypertexte"/>
            <w:noProof/>
          </w:rPr>
          <w:t>Figure 3 - Last screen of OdvSDN2CFPOINT installation</w:t>
        </w:r>
        <w:r w:rsidR="006B61E1">
          <w:rPr>
            <w:noProof/>
            <w:webHidden/>
          </w:rPr>
          <w:tab/>
        </w:r>
        <w:r w:rsidR="00E56AC4">
          <w:rPr>
            <w:noProof/>
            <w:webHidden/>
          </w:rPr>
          <w:fldChar w:fldCharType="begin"/>
        </w:r>
        <w:r w:rsidR="006B61E1">
          <w:rPr>
            <w:noProof/>
            <w:webHidden/>
          </w:rPr>
          <w:instrText xml:space="preserve"> PAGEREF _Toc377628454 \h </w:instrText>
        </w:r>
        <w:r w:rsidR="00E56AC4">
          <w:rPr>
            <w:noProof/>
            <w:webHidden/>
          </w:rPr>
        </w:r>
        <w:r w:rsidR="00E56AC4">
          <w:rPr>
            <w:noProof/>
            <w:webHidden/>
          </w:rPr>
          <w:fldChar w:fldCharType="separate"/>
        </w:r>
        <w:r>
          <w:rPr>
            <w:noProof/>
            <w:webHidden/>
          </w:rPr>
          <w:t>8</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5" w:history="1">
        <w:r w:rsidR="006B61E1" w:rsidRPr="00706769">
          <w:rPr>
            <w:rStyle w:val="Lienhypertexte"/>
            <w:noProof/>
          </w:rPr>
          <w:t>Figure 4 - error uninstaller message</w:t>
        </w:r>
        <w:r w:rsidR="006B61E1">
          <w:rPr>
            <w:noProof/>
            <w:webHidden/>
          </w:rPr>
          <w:tab/>
        </w:r>
        <w:r w:rsidR="00E56AC4">
          <w:rPr>
            <w:noProof/>
            <w:webHidden/>
          </w:rPr>
          <w:fldChar w:fldCharType="begin"/>
        </w:r>
        <w:r w:rsidR="006B61E1">
          <w:rPr>
            <w:noProof/>
            <w:webHidden/>
          </w:rPr>
          <w:instrText xml:space="preserve"> PAGEREF _Toc377628455 \h </w:instrText>
        </w:r>
        <w:r w:rsidR="00E56AC4">
          <w:rPr>
            <w:noProof/>
            <w:webHidden/>
          </w:rPr>
        </w:r>
        <w:r w:rsidR="00E56AC4">
          <w:rPr>
            <w:noProof/>
            <w:webHidden/>
          </w:rPr>
          <w:fldChar w:fldCharType="separate"/>
        </w:r>
        <w:r>
          <w:rPr>
            <w:noProof/>
            <w:webHidden/>
          </w:rPr>
          <w:t>8</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6" w:history="1">
        <w:r w:rsidR="006B61E1" w:rsidRPr="00706769">
          <w:rPr>
            <w:rStyle w:val="Lienhypertexte"/>
            <w:noProof/>
          </w:rPr>
          <w:t>Figure 5 - uninstallation screen</w:t>
        </w:r>
        <w:r w:rsidR="006B61E1">
          <w:rPr>
            <w:noProof/>
            <w:webHidden/>
          </w:rPr>
          <w:tab/>
        </w:r>
        <w:r w:rsidR="00E56AC4">
          <w:rPr>
            <w:noProof/>
            <w:webHidden/>
          </w:rPr>
          <w:fldChar w:fldCharType="begin"/>
        </w:r>
        <w:r w:rsidR="006B61E1">
          <w:rPr>
            <w:noProof/>
            <w:webHidden/>
          </w:rPr>
          <w:instrText xml:space="preserve"> PAGEREF _Toc377628456 \h </w:instrText>
        </w:r>
        <w:r w:rsidR="00E56AC4">
          <w:rPr>
            <w:noProof/>
            <w:webHidden/>
          </w:rPr>
        </w:r>
        <w:r w:rsidR="00E56AC4">
          <w:rPr>
            <w:noProof/>
            <w:webHidden/>
          </w:rPr>
          <w:fldChar w:fldCharType="separate"/>
        </w:r>
        <w:r>
          <w:rPr>
            <w:noProof/>
            <w:webHidden/>
          </w:rPr>
          <w:t>9</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7" w:history="1">
        <w:r w:rsidR="006B61E1" w:rsidRPr="00706769">
          <w:rPr>
            <w:rStyle w:val="Lienhypertexte"/>
            <w:noProof/>
          </w:rPr>
          <w:t>Figure 6 - Settings screen</w:t>
        </w:r>
        <w:r w:rsidR="006B61E1">
          <w:rPr>
            <w:noProof/>
            <w:webHidden/>
          </w:rPr>
          <w:tab/>
        </w:r>
        <w:r w:rsidR="00E56AC4">
          <w:rPr>
            <w:noProof/>
            <w:webHidden/>
          </w:rPr>
          <w:fldChar w:fldCharType="begin"/>
        </w:r>
        <w:r w:rsidR="006B61E1">
          <w:rPr>
            <w:noProof/>
            <w:webHidden/>
          </w:rPr>
          <w:instrText xml:space="preserve"> PAGEREF _Toc377628457 \h </w:instrText>
        </w:r>
        <w:r w:rsidR="00E56AC4">
          <w:rPr>
            <w:noProof/>
            <w:webHidden/>
          </w:rPr>
        </w:r>
        <w:r w:rsidR="00E56AC4">
          <w:rPr>
            <w:noProof/>
            <w:webHidden/>
          </w:rPr>
          <w:fldChar w:fldCharType="separate"/>
        </w:r>
        <w:r>
          <w:rPr>
            <w:noProof/>
            <w:webHidden/>
          </w:rPr>
          <w:t>10</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8" w:history="1">
        <w:r w:rsidR="006B61E1" w:rsidRPr="00706769">
          <w:rPr>
            <w:rStyle w:val="Lienhypertexte"/>
            <w:noProof/>
          </w:rPr>
          <w:t>Figure 7–Result while updating vocabulary list</w:t>
        </w:r>
        <w:r w:rsidR="006B61E1">
          <w:rPr>
            <w:noProof/>
            <w:webHidden/>
          </w:rPr>
          <w:tab/>
        </w:r>
        <w:r w:rsidR="00E56AC4">
          <w:rPr>
            <w:noProof/>
            <w:webHidden/>
          </w:rPr>
          <w:fldChar w:fldCharType="begin"/>
        </w:r>
        <w:r w:rsidR="006B61E1">
          <w:rPr>
            <w:noProof/>
            <w:webHidden/>
          </w:rPr>
          <w:instrText xml:space="preserve"> PAGEREF _Toc377628458 \h </w:instrText>
        </w:r>
        <w:r w:rsidR="00E56AC4">
          <w:rPr>
            <w:noProof/>
            <w:webHidden/>
          </w:rPr>
        </w:r>
        <w:r w:rsidR="00E56AC4">
          <w:rPr>
            <w:noProof/>
            <w:webHidden/>
          </w:rPr>
          <w:fldChar w:fldCharType="separate"/>
        </w:r>
        <w:r>
          <w:rPr>
            <w:noProof/>
            <w:webHidden/>
          </w:rPr>
          <w:t>11</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59" w:history="1">
        <w:r w:rsidR="006B61E1" w:rsidRPr="00706769">
          <w:rPr>
            <w:rStyle w:val="Lienhypertexte"/>
            <w:noProof/>
          </w:rPr>
          <w:t>Figure 8 - About OdvSDN2CFPOINT</w:t>
        </w:r>
        <w:r w:rsidR="006B61E1">
          <w:rPr>
            <w:noProof/>
            <w:webHidden/>
          </w:rPr>
          <w:tab/>
        </w:r>
        <w:r w:rsidR="00E56AC4">
          <w:rPr>
            <w:noProof/>
            <w:webHidden/>
          </w:rPr>
          <w:fldChar w:fldCharType="begin"/>
        </w:r>
        <w:r w:rsidR="006B61E1">
          <w:rPr>
            <w:noProof/>
            <w:webHidden/>
          </w:rPr>
          <w:instrText xml:space="preserve"> PAGEREF _Toc377628459 \h </w:instrText>
        </w:r>
        <w:r w:rsidR="00E56AC4">
          <w:rPr>
            <w:noProof/>
            <w:webHidden/>
          </w:rPr>
        </w:r>
        <w:r w:rsidR="00E56AC4">
          <w:rPr>
            <w:noProof/>
            <w:webHidden/>
          </w:rPr>
          <w:fldChar w:fldCharType="separate"/>
        </w:r>
        <w:r>
          <w:rPr>
            <w:noProof/>
            <w:webHidden/>
          </w:rPr>
          <w:t>11</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60" w:history="1">
        <w:r w:rsidR="006B61E1" w:rsidRPr="00706769">
          <w:rPr>
            <w:rStyle w:val="Lienhypertexte"/>
            <w:noProof/>
          </w:rPr>
          <w:t>Figure 9 - Main screen of OdvSDN2CFPOINT</w:t>
        </w:r>
        <w:r w:rsidR="006B61E1">
          <w:rPr>
            <w:noProof/>
            <w:webHidden/>
          </w:rPr>
          <w:tab/>
        </w:r>
        <w:r w:rsidR="00E56AC4">
          <w:rPr>
            <w:noProof/>
            <w:webHidden/>
          </w:rPr>
          <w:fldChar w:fldCharType="begin"/>
        </w:r>
        <w:r w:rsidR="006B61E1">
          <w:rPr>
            <w:noProof/>
            <w:webHidden/>
          </w:rPr>
          <w:instrText xml:space="preserve"> PAGEREF _Toc377628460 \h </w:instrText>
        </w:r>
        <w:r w:rsidR="00E56AC4">
          <w:rPr>
            <w:noProof/>
            <w:webHidden/>
          </w:rPr>
        </w:r>
        <w:r w:rsidR="00E56AC4">
          <w:rPr>
            <w:noProof/>
            <w:webHidden/>
          </w:rPr>
          <w:fldChar w:fldCharType="separate"/>
        </w:r>
        <w:r>
          <w:rPr>
            <w:noProof/>
            <w:webHidden/>
          </w:rPr>
          <w:t>12</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61" w:history="1">
        <w:r w:rsidR="006B61E1" w:rsidRPr="00706769">
          <w:rPr>
            <w:rStyle w:val="Lienhypertexte"/>
            <w:noProof/>
          </w:rPr>
          <w:t>Figure 10- Directory conversion</w:t>
        </w:r>
        <w:r w:rsidR="006B61E1">
          <w:rPr>
            <w:noProof/>
            <w:webHidden/>
          </w:rPr>
          <w:tab/>
        </w:r>
        <w:r w:rsidR="00E56AC4">
          <w:rPr>
            <w:noProof/>
            <w:webHidden/>
          </w:rPr>
          <w:fldChar w:fldCharType="begin"/>
        </w:r>
        <w:r w:rsidR="006B61E1">
          <w:rPr>
            <w:noProof/>
            <w:webHidden/>
          </w:rPr>
          <w:instrText xml:space="preserve"> PAGEREF _Toc377628461 \h </w:instrText>
        </w:r>
        <w:r w:rsidR="00E56AC4">
          <w:rPr>
            <w:noProof/>
            <w:webHidden/>
          </w:rPr>
        </w:r>
        <w:r w:rsidR="00E56AC4">
          <w:rPr>
            <w:noProof/>
            <w:webHidden/>
          </w:rPr>
          <w:fldChar w:fldCharType="separate"/>
        </w:r>
        <w:r>
          <w:rPr>
            <w:noProof/>
            <w:webHidden/>
          </w:rPr>
          <w:t>13</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62" w:history="1">
        <w:r w:rsidR="006B61E1" w:rsidRPr="00706769">
          <w:rPr>
            <w:rStyle w:val="Lienhypertexte"/>
            <w:noProof/>
          </w:rPr>
          <w:t>Figure 11 - Name of the coupling file</w:t>
        </w:r>
        <w:r w:rsidR="006B61E1">
          <w:rPr>
            <w:noProof/>
            <w:webHidden/>
          </w:rPr>
          <w:tab/>
        </w:r>
        <w:r w:rsidR="00E56AC4">
          <w:rPr>
            <w:noProof/>
            <w:webHidden/>
          </w:rPr>
          <w:fldChar w:fldCharType="begin"/>
        </w:r>
        <w:r w:rsidR="006B61E1">
          <w:rPr>
            <w:noProof/>
            <w:webHidden/>
          </w:rPr>
          <w:instrText xml:space="preserve"> PAGEREF _Toc377628462 \h </w:instrText>
        </w:r>
        <w:r w:rsidR="00E56AC4">
          <w:rPr>
            <w:noProof/>
            <w:webHidden/>
          </w:rPr>
        </w:r>
        <w:r w:rsidR="00E56AC4">
          <w:rPr>
            <w:noProof/>
            <w:webHidden/>
          </w:rPr>
          <w:fldChar w:fldCharType="separate"/>
        </w:r>
        <w:r>
          <w:rPr>
            <w:noProof/>
            <w:webHidden/>
          </w:rPr>
          <w:t>14</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63" w:history="1">
        <w:r w:rsidR="006B61E1" w:rsidRPr="00706769">
          <w:rPr>
            <w:rStyle w:val="Lienhypertexte"/>
            <w:noProof/>
          </w:rPr>
          <w:t>Figure 12 - Input of the Output directory prefix</w:t>
        </w:r>
        <w:r w:rsidR="006B61E1">
          <w:rPr>
            <w:noProof/>
            <w:webHidden/>
          </w:rPr>
          <w:tab/>
        </w:r>
        <w:r w:rsidR="00E56AC4">
          <w:rPr>
            <w:noProof/>
            <w:webHidden/>
          </w:rPr>
          <w:fldChar w:fldCharType="begin"/>
        </w:r>
        <w:r w:rsidR="006B61E1">
          <w:rPr>
            <w:noProof/>
            <w:webHidden/>
          </w:rPr>
          <w:instrText xml:space="preserve"> PAGEREF _Toc377628463 \h </w:instrText>
        </w:r>
        <w:r w:rsidR="00E56AC4">
          <w:rPr>
            <w:noProof/>
            <w:webHidden/>
          </w:rPr>
        </w:r>
        <w:r w:rsidR="00E56AC4">
          <w:rPr>
            <w:noProof/>
            <w:webHidden/>
          </w:rPr>
          <w:fldChar w:fldCharType="separate"/>
        </w:r>
        <w:r>
          <w:rPr>
            <w:noProof/>
            <w:webHidden/>
          </w:rPr>
          <w:t>14</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64" w:history="1">
        <w:r w:rsidR="006B61E1" w:rsidRPr="00706769">
          <w:rPr>
            <w:rStyle w:val="Lienhypertexte"/>
            <w:noProof/>
          </w:rPr>
          <w:t>Figure 13 - Error message on EDMO Code</w:t>
        </w:r>
        <w:r w:rsidR="006B61E1">
          <w:rPr>
            <w:noProof/>
            <w:webHidden/>
          </w:rPr>
          <w:tab/>
        </w:r>
        <w:r w:rsidR="00E56AC4">
          <w:rPr>
            <w:noProof/>
            <w:webHidden/>
          </w:rPr>
          <w:fldChar w:fldCharType="begin"/>
        </w:r>
        <w:r w:rsidR="006B61E1">
          <w:rPr>
            <w:noProof/>
            <w:webHidden/>
          </w:rPr>
          <w:instrText xml:space="preserve"> PAGEREF _Toc377628464 \h </w:instrText>
        </w:r>
        <w:r w:rsidR="00E56AC4">
          <w:rPr>
            <w:noProof/>
            <w:webHidden/>
          </w:rPr>
        </w:r>
        <w:r w:rsidR="00E56AC4">
          <w:rPr>
            <w:noProof/>
            <w:webHidden/>
          </w:rPr>
          <w:fldChar w:fldCharType="separate"/>
        </w:r>
        <w:r>
          <w:rPr>
            <w:noProof/>
            <w:webHidden/>
          </w:rPr>
          <w:t>15</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hyperlink w:anchor="_Toc377628465" w:history="1">
        <w:r w:rsidR="006B61E1" w:rsidRPr="00706769">
          <w:rPr>
            <w:rStyle w:val="Lienhypertexte"/>
            <w:noProof/>
          </w:rPr>
          <w:t>Figure 14 - Progress bar while conversion is running</w:t>
        </w:r>
        <w:r w:rsidR="006B61E1">
          <w:rPr>
            <w:noProof/>
            <w:webHidden/>
          </w:rPr>
          <w:tab/>
        </w:r>
        <w:r w:rsidR="00E56AC4">
          <w:rPr>
            <w:noProof/>
            <w:webHidden/>
          </w:rPr>
          <w:fldChar w:fldCharType="begin"/>
        </w:r>
        <w:r w:rsidR="006B61E1">
          <w:rPr>
            <w:noProof/>
            <w:webHidden/>
          </w:rPr>
          <w:instrText xml:space="preserve"> PAGEREF _Toc377628465 \h </w:instrText>
        </w:r>
        <w:r w:rsidR="00E56AC4">
          <w:rPr>
            <w:noProof/>
            <w:webHidden/>
          </w:rPr>
        </w:r>
        <w:r w:rsidR="00E56AC4">
          <w:rPr>
            <w:noProof/>
            <w:webHidden/>
          </w:rPr>
          <w:fldChar w:fldCharType="separate"/>
        </w:r>
        <w:r>
          <w:rPr>
            <w:noProof/>
            <w:webHidden/>
          </w:rPr>
          <w:t>16</w:t>
        </w:r>
        <w:r w:rsidR="00E56AC4">
          <w:rPr>
            <w:noProof/>
            <w:webHidden/>
          </w:rPr>
          <w:fldChar w:fldCharType="end"/>
        </w:r>
      </w:hyperlink>
    </w:p>
    <w:p w:rsidR="006B61E1" w:rsidRDefault="00205EFC">
      <w:pPr>
        <w:pStyle w:val="Tabledesillustrations"/>
        <w:tabs>
          <w:tab w:val="right" w:leader="dot" w:pos="9062"/>
        </w:tabs>
        <w:rPr>
          <w:rFonts w:asciiTheme="minorHAnsi" w:eastAsiaTheme="minorEastAsia" w:hAnsiTheme="minorHAnsi" w:cstheme="minorBidi"/>
          <w:noProof/>
          <w:color w:val="auto"/>
          <w:sz w:val="22"/>
          <w:szCs w:val="22"/>
          <w:lang w:val="fr-FR"/>
        </w:rPr>
      </w:pPr>
      <w:r>
        <w:fldChar w:fldCharType="begin"/>
      </w:r>
      <w:r>
        <w:instrText xml:space="preserve"> HYPERLINK \l "_Toc377628466" </w:instrText>
      </w:r>
      <w:r>
        <w:fldChar w:fldCharType="separate"/>
      </w:r>
      <w:r w:rsidR="006B61E1" w:rsidRPr="00706769">
        <w:rPr>
          <w:rStyle w:val="Lienhypertexte"/>
          <w:rFonts w:cs="Arial"/>
          <w:noProof/>
        </w:rPr>
        <w:t>Figure 15 - Log file for errors</w:t>
      </w:r>
      <w:r w:rsidR="006B61E1">
        <w:rPr>
          <w:noProof/>
          <w:webHidden/>
        </w:rPr>
        <w:tab/>
      </w:r>
      <w:r w:rsidR="00E56AC4">
        <w:rPr>
          <w:noProof/>
          <w:webHidden/>
        </w:rPr>
        <w:fldChar w:fldCharType="begin"/>
      </w:r>
      <w:r w:rsidR="006B61E1">
        <w:rPr>
          <w:noProof/>
          <w:webHidden/>
        </w:rPr>
        <w:instrText xml:space="preserve"> PAGEREF _Toc377628466 \h </w:instrText>
      </w:r>
      <w:r w:rsidR="00E56AC4">
        <w:rPr>
          <w:noProof/>
          <w:webHidden/>
        </w:rPr>
      </w:r>
      <w:r w:rsidR="00E56AC4">
        <w:rPr>
          <w:noProof/>
          <w:webHidden/>
        </w:rPr>
        <w:fldChar w:fldCharType="separate"/>
      </w:r>
      <w:ins w:id="1" w:author="Michele FICHAUT, Ifremer Brest PDG-IMN-IDM-SISME" w:date="2015-07-22T11:56:00Z">
        <w:r>
          <w:rPr>
            <w:noProof/>
            <w:webHidden/>
          </w:rPr>
          <w:t>18</w:t>
        </w:r>
      </w:ins>
      <w:del w:id="2" w:author="Michele FICHAUT, Ifremer Brest PDG-IMN-IDM-SISME" w:date="2015-07-22T11:56:00Z">
        <w:r w:rsidR="00B6005B" w:rsidDel="00205EFC">
          <w:rPr>
            <w:noProof/>
            <w:webHidden/>
          </w:rPr>
          <w:delText>17</w:delText>
        </w:r>
      </w:del>
      <w:r w:rsidR="00E56AC4">
        <w:rPr>
          <w:noProof/>
          <w:webHidden/>
        </w:rPr>
        <w:fldChar w:fldCharType="end"/>
      </w:r>
      <w:r>
        <w:rPr>
          <w:noProof/>
        </w:rPr>
        <w:fldChar w:fldCharType="end"/>
      </w:r>
    </w:p>
    <w:p w:rsidR="00C05D5B" w:rsidRPr="00690B52" w:rsidRDefault="00E56AC4" w:rsidP="00E628FD">
      <w:pPr>
        <w:pStyle w:val="Corpsdetexte"/>
        <w:rPr>
          <w:b/>
          <w:i/>
          <w:color w:val="00529E"/>
        </w:rPr>
      </w:pPr>
      <w:r w:rsidRPr="00690B52">
        <w:rPr>
          <w:b/>
          <w:i/>
          <w:color w:val="00529E"/>
        </w:rPr>
        <w:fldChar w:fldCharType="end"/>
      </w:r>
    </w:p>
    <w:p w:rsidR="00C05D5B" w:rsidRPr="00690B52" w:rsidRDefault="00C05D5B">
      <w:pPr>
        <w:jc w:val="left"/>
        <w:rPr>
          <w:b/>
          <w:i/>
          <w:color w:val="00529E"/>
        </w:rPr>
      </w:pPr>
      <w:r w:rsidRPr="00690B52">
        <w:rPr>
          <w:b/>
          <w:i/>
          <w:color w:val="00529E"/>
        </w:rPr>
        <w:br w:type="page"/>
      </w:r>
    </w:p>
    <w:p w:rsidR="00E628FD" w:rsidRPr="00690B52" w:rsidRDefault="00CE31B5" w:rsidP="00E628FD">
      <w:pPr>
        <w:pStyle w:val="Corpsdetexte"/>
        <w:rPr>
          <w:b/>
          <w:i/>
          <w:color w:val="00529E"/>
        </w:rPr>
      </w:pPr>
      <w:r w:rsidRPr="00690B52">
        <w:rPr>
          <w:b/>
          <w:i/>
          <w:color w:val="00529E"/>
        </w:rPr>
        <w:t>Table of contents</w:t>
      </w:r>
    </w:p>
    <w:sdt>
      <w:sdtPr>
        <w:id w:val="180989492"/>
        <w:docPartObj>
          <w:docPartGallery w:val="Table of Contents"/>
          <w:docPartUnique/>
        </w:docPartObj>
      </w:sdtPr>
      <w:sdtEndPr/>
      <w:sdtContent>
        <w:p w:rsidR="000F7401" w:rsidRPr="00690B52" w:rsidRDefault="000F7401" w:rsidP="000F7401"/>
        <w:p w:rsidR="00EF4E8B" w:rsidRDefault="00E56AC4">
          <w:pPr>
            <w:pStyle w:val="TM1"/>
            <w:tabs>
              <w:tab w:val="right" w:leader="dot" w:pos="9062"/>
            </w:tabs>
            <w:rPr>
              <w:rFonts w:asciiTheme="minorHAnsi" w:eastAsiaTheme="minorEastAsia" w:hAnsiTheme="minorHAnsi" w:cstheme="minorBidi"/>
              <w:noProof/>
              <w:color w:val="auto"/>
              <w:sz w:val="22"/>
              <w:szCs w:val="22"/>
              <w:lang w:val="fr-FR"/>
            </w:rPr>
          </w:pPr>
          <w:r w:rsidRPr="00690B52">
            <w:fldChar w:fldCharType="begin"/>
          </w:r>
          <w:r w:rsidR="000F7401" w:rsidRPr="00690B52">
            <w:instrText xml:space="preserve"> TOC \o "1-3" \h \z \u </w:instrText>
          </w:r>
          <w:r w:rsidRPr="00690B52">
            <w:fldChar w:fldCharType="separate"/>
          </w:r>
          <w:hyperlink w:anchor="_Toc377628628" w:history="1">
            <w:r w:rsidR="00EF4E8B" w:rsidRPr="00F951FA">
              <w:rPr>
                <w:rStyle w:val="Lienhypertexte"/>
                <w:noProof/>
              </w:rPr>
              <w:t>1. Introduction</w:t>
            </w:r>
            <w:r w:rsidR="00EF4E8B">
              <w:rPr>
                <w:noProof/>
                <w:webHidden/>
              </w:rPr>
              <w:tab/>
            </w:r>
            <w:r>
              <w:rPr>
                <w:noProof/>
                <w:webHidden/>
              </w:rPr>
              <w:fldChar w:fldCharType="begin"/>
            </w:r>
            <w:r w:rsidR="00EF4E8B">
              <w:rPr>
                <w:noProof/>
                <w:webHidden/>
              </w:rPr>
              <w:instrText xml:space="preserve"> PAGEREF _Toc377628628 \h </w:instrText>
            </w:r>
            <w:r>
              <w:rPr>
                <w:noProof/>
                <w:webHidden/>
              </w:rPr>
            </w:r>
            <w:r>
              <w:rPr>
                <w:noProof/>
                <w:webHidden/>
              </w:rPr>
              <w:fldChar w:fldCharType="separate"/>
            </w:r>
            <w:r w:rsidR="00205EFC">
              <w:rPr>
                <w:noProof/>
                <w:webHidden/>
              </w:rPr>
              <w:t>5</w:t>
            </w:r>
            <w:r>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29" w:history="1">
            <w:r w:rsidR="00EF4E8B" w:rsidRPr="00F951FA">
              <w:rPr>
                <w:rStyle w:val="Lienhypertexte"/>
                <w:noProof/>
              </w:rPr>
              <w:t>1.1. Main principles</w:t>
            </w:r>
            <w:r w:rsidR="00EF4E8B">
              <w:rPr>
                <w:noProof/>
                <w:webHidden/>
              </w:rPr>
              <w:tab/>
            </w:r>
            <w:r w:rsidR="00E56AC4">
              <w:rPr>
                <w:noProof/>
                <w:webHidden/>
              </w:rPr>
              <w:fldChar w:fldCharType="begin"/>
            </w:r>
            <w:r w:rsidR="00EF4E8B">
              <w:rPr>
                <w:noProof/>
                <w:webHidden/>
              </w:rPr>
              <w:instrText xml:space="preserve"> PAGEREF _Toc377628629 \h </w:instrText>
            </w:r>
            <w:r w:rsidR="00E56AC4">
              <w:rPr>
                <w:noProof/>
                <w:webHidden/>
              </w:rPr>
            </w:r>
            <w:r w:rsidR="00E56AC4">
              <w:rPr>
                <w:noProof/>
                <w:webHidden/>
              </w:rPr>
              <w:fldChar w:fldCharType="separate"/>
            </w:r>
            <w:r>
              <w:rPr>
                <w:noProof/>
                <w:webHidden/>
              </w:rPr>
              <w:t>5</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30" w:history="1">
            <w:r w:rsidR="00EF4E8B" w:rsidRPr="00F951FA">
              <w:rPr>
                <w:rStyle w:val="Lienhypertexte"/>
                <w:noProof/>
              </w:rPr>
              <w:t>1.2. Technical characteristics</w:t>
            </w:r>
            <w:r w:rsidR="00EF4E8B">
              <w:rPr>
                <w:noProof/>
                <w:webHidden/>
              </w:rPr>
              <w:tab/>
            </w:r>
            <w:r w:rsidR="00E56AC4">
              <w:rPr>
                <w:noProof/>
                <w:webHidden/>
              </w:rPr>
              <w:fldChar w:fldCharType="begin"/>
            </w:r>
            <w:r w:rsidR="00EF4E8B">
              <w:rPr>
                <w:noProof/>
                <w:webHidden/>
              </w:rPr>
              <w:instrText xml:space="preserve"> PAGEREF _Toc377628630 \h </w:instrText>
            </w:r>
            <w:r w:rsidR="00E56AC4">
              <w:rPr>
                <w:noProof/>
                <w:webHidden/>
              </w:rPr>
            </w:r>
            <w:r w:rsidR="00E56AC4">
              <w:rPr>
                <w:noProof/>
                <w:webHidden/>
              </w:rPr>
              <w:fldChar w:fldCharType="separate"/>
            </w:r>
            <w:r>
              <w:rPr>
                <w:noProof/>
                <w:webHidden/>
              </w:rPr>
              <w:t>5</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31" w:history="1">
            <w:r w:rsidR="00EF4E8B" w:rsidRPr="00F951FA">
              <w:rPr>
                <w:rStyle w:val="Lienhypertexte"/>
                <w:noProof/>
              </w:rPr>
              <w:t>1.3. Links with others entities</w:t>
            </w:r>
            <w:r w:rsidR="00EF4E8B">
              <w:rPr>
                <w:noProof/>
                <w:webHidden/>
              </w:rPr>
              <w:tab/>
            </w:r>
            <w:r w:rsidR="00E56AC4">
              <w:rPr>
                <w:noProof/>
                <w:webHidden/>
              </w:rPr>
              <w:fldChar w:fldCharType="begin"/>
            </w:r>
            <w:r w:rsidR="00EF4E8B">
              <w:rPr>
                <w:noProof/>
                <w:webHidden/>
              </w:rPr>
              <w:instrText xml:space="preserve"> PAGEREF _Toc377628631 \h </w:instrText>
            </w:r>
            <w:r w:rsidR="00E56AC4">
              <w:rPr>
                <w:noProof/>
                <w:webHidden/>
              </w:rPr>
            </w:r>
            <w:r w:rsidR="00E56AC4">
              <w:rPr>
                <w:noProof/>
                <w:webHidden/>
              </w:rPr>
              <w:fldChar w:fldCharType="separate"/>
            </w:r>
            <w:r>
              <w:rPr>
                <w:noProof/>
                <w:webHidden/>
              </w:rPr>
              <w:t>6</w:t>
            </w:r>
            <w:r w:rsidR="00E56AC4">
              <w:rPr>
                <w:noProof/>
                <w:webHidden/>
              </w:rPr>
              <w:fldChar w:fldCharType="end"/>
            </w:r>
          </w:hyperlink>
        </w:p>
        <w:p w:rsidR="00EF4E8B" w:rsidRDefault="00205EFC">
          <w:pPr>
            <w:pStyle w:val="TM1"/>
            <w:tabs>
              <w:tab w:val="right" w:leader="dot" w:pos="9062"/>
            </w:tabs>
            <w:rPr>
              <w:rFonts w:asciiTheme="minorHAnsi" w:eastAsiaTheme="minorEastAsia" w:hAnsiTheme="minorHAnsi" w:cstheme="minorBidi"/>
              <w:noProof/>
              <w:color w:val="auto"/>
              <w:sz w:val="22"/>
              <w:szCs w:val="22"/>
              <w:lang w:val="fr-FR"/>
            </w:rPr>
          </w:pPr>
          <w:hyperlink w:anchor="_Toc377628632" w:history="1">
            <w:r w:rsidR="00EF4E8B" w:rsidRPr="00F951FA">
              <w:rPr>
                <w:rStyle w:val="Lienhypertexte"/>
                <w:noProof/>
              </w:rPr>
              <w:t>2. OdvSDN2CFPOINT installation and uninstallation</w:t>
            </w:r>
            <w:r w:rsidR="00EF4E8B">
              <w:rPr>
                <w:noProof/>
                <w:webHidden/>
              </w:rPr>
              <w:tab/>
            </w:r>
            <w:r w:rsidR="00E56AC4">
              <w:rPr>
                <w:noProof/>
                <w:webHidden/>
              </w:rPr>
              <w:fldChar w:fldCharType="begin"/>
            </w:r>
            <w:r w:rsidR="00EF4E8B">
              <w:rPr>
                <w:noProof/>
                <w:webHidden/>
              </w:rPr>
              <w:instrText xml:space="preserve"> PAGEREF _Toc377628632 \h </w:instrText>
            </w:r>
            <w:r w:rsidR="00E56AC4">
              <w:rPr>
                <w:noProof/>
                <w:webHidden/>
              </w:rPr>
            </w:r>
            <w:r w:rsidR="00E56AC4">
              <w:rPr>
                <w:noProof/>
                <w:webHidden/>
              </w:rPr>
              <w:fldChar w:fldCharType="separate"/>
            </w:r>
            <w:r>
              <w:rPr>
                <w:noProof/>
                <w:webHidden/>
              </w:rPr>
              <w:t>7</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33" w:history="1">
            <w:r w:rsidR="00EF4E8B" w:rsidRPr="00F951FA">
              <w:rPr>
                <w:rStyle w:val="Lienhypertexte"/>
                <w:noProof/>
              </w:rPr>
              <w:t>2.1. OdvSDN2CFPOINT installation</w:t>
            </w:r>
            <w:r w:rsidR="00EF4E8B">
              <w:rPr>
                <w:noProof/>
                <w:webHidden/>
              </w:rPr>
              <w:tab/>
            </w:r>
            <w:r w:rsidR="00E56AC4">
              <w:rPr>
                <w:noProof/>
                <w:webHidden/>
              </w:rPr>
              <w:fldChar w:fldCharType="begin"/>
            </w:r>
            <w:r w:rsidR="00EF4E8B">
              <w:rPr>
                <w:noProof/>
                <w:webHidden/>
              </w:rPr>
              <w:instrText xml:space="preserve"> PAGEREF _Toc377628633 \h </w:instrText>
            </w:r>
            <w:r w:rsidR="00E56AC4">
              <w:rPr>
                <w:noProof/>
                <w:webHidden/>
              </w:rPr>
            </w:r>
            <w:r w:rsidR="00E56AC4">
              <w:rPr>
                <w:noProof/>
                <w:webHidden/>
              </w:rPr>
              <w:fldChar w:fldCharType="separate"/>
            </w:r>
            <w:r>
              <w:rPr>
                <w:noProof/>
                <w:webHidden/>
              </w:rPr>
              <w:t>7</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34" w:history="1">
            <w:r w:rsidR="00EF4E8B" w:rsidRPr="00F951FA">
              <w:rPr>
                <w:rStyle w:val="Lienhypertexte"/>
                <w:noProof/>
              </w:rPr>
              <w:t>2.2. OdvSDN2CFPOINT uninstallation</w:t>
            </w:r>
            <w:r w:rsidR="00EF4E8B">
              <w:rPr>
                <w:noProof/>
                <w:webHidden/>
              </w:rPr>
              <w:tab/>
            </w:r>
            <w:r w:rsidR="00E56AC4">
              <w:rPr>
                <w:noProof/>
                <w:webHidden/>
              </w:rPr>
              <w:fldChar w:fldCharType="begin"/>
            </w:r>
            <w:r w:rsidR="00EF4E8B">
              <w:rPr>
                <w:noProof/>
                <w:webHidden/>
              </w:rPr>
              <w:instrText xml:space="preserve"> PAGEREF _Toc377628634 \h </w:instrText>
            </w:r>
            <w:r w:rsidR="00E56AC4">
              <w:rPr>
                <w:noProof/>
                <w:webHidden/>
              </w:rPr>
            </w:r>
            <w:r w:rsidR="00E56AC4">
              <w:rPr>
                <w:noProof/>
                <w:webHidden/>
              </w:rPr>
              <w:fldChar w:fldCharType="separate"/>
            </w:r>
            <w:r>
              <w:rPr>
                <w:noProof/>
                <w:webHidden/>
              </w:rPr>
              <w:t>8</w:t>
            </w:r>
            <w:r w:rsidR="00E56AC4">
              <w:rPr>
                <w:noProof/>
                <w:webHidden/>
              </w:rPr>
              <w:fldChar w:fldCharType="end"/>
            </w:r>
          </w:hyperlink>
        </w:p>
        <w:p w:rsidR="00EF4E8B" w:rsidRDefault="00205EFC">
          <w:pPr>
            <w:pStyle w:val="TM1"/>
            <w:tabs>
              <w:tab w:val="right" w:leader="dot" w:pos="9062"/>
            </w:tabs>
            <w:rPr>
              <w:rFonts w:asciiTheme="minorHAnsi" w:eastAsiaTheme="minorEastAsia" w:hAnsiTheme="minorHAnsi" w:cstheme="minorBidi"/>
              <w:noProof/>
              <w:color w:val="auto"/>
              <w:sz w:val="22"/>
              <w:szCs w:val="22"/>
              <w:lang w:val="fr-FR"/>
            </w:rPr>
          </w:pPr>
          <w:hyperlink w:anchor="_Toc377628635" w:history="1">
            <w:r w:rsidR="00EF4E8B" w:rsidRPr="00F951FA">
              <w:rPr>
                <w:rStyle w:val="Lienhypertexte"/>
                <w:rFonts w:eastAsia="Arial Unicode MS"/>
                <w:noProof/>
              </w:rPr>
              <w:t>3. RUNNING OdvSDN2CFPOINT</w:t>
            </w:r>
            <w:r w:rsidR="00EF4E8B">
              <w:rPr>
                <w:noProof/>
                <w:webHidden/>
              </w:rPr>
              <w:tab/>
            </w:r>
            <w:r w:rsidR="00E56AC4">
              <w:rPr>
                <w:noProof/>
                <w:webHidden/>
              </w:rPr>
              <w:fldChar w:fldCharType="begin"/>
            </w:r>
            <w:r w:rsidR="00EF4E8B">
              <w:rPr>
                <w:noProof/>
                <w:webHidden/>
              </w:rPr>
              <w:instrText xml:space="preserve"> PAGEREF _Toc377628635 \h </w:instrText>
            </w:r>
            <w:r w:rsidR="00E56AC4">
              <w:rPr>
                <w:noProof/>
                <w:webHidden/>
              </w:rPr>
            </w:r>
            <w:r w:rsidR="00E56AC4">
              <w:rPr>
                <w:noProof/>
                <w:webHidden/>
              </w:rPr>
              <w:fldChar w:fldCharType="separate"/>
            </w:r>
            <w:r>
              <w:rPr>
                <w:noProof/>
                <w:webHidden/>
              </w:rPr>
              <w:t>10</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36" w:history="1">
            <w:r w:rsidR="00EF4E8B" w:rsidRPr="00F951FA">
              <w:rPr>
                <w:rStyle w:val="Lienhypertexte"/>
                <w:noProof/>
              </w:rPr>
              <w:t>3.1. Main Menu</w:t>
            </w:r>
            <w:r w:rsidR="00EF4E8B">
              <w:rPr>
                <w:noProof/>
                <w:webHidden/>
              </w:rPr>
              <w:tab/>
            </w:r>
            <w:r w:rsidR="00E56AC4">
              <w:rPr>
                <w:noProof/>
                <w:webHidden/>
              </w:rPr>
              <w:fldChar w:fldCharType="begin"/>
            </w:r>
            <w:r w:rsidR="00EF4E8B">
              <w:rPr>
                <w:noProof/>
                <w:webHidden/>
              </w:rPr>
              <w:instrText xml:space="preserve"> PAGEREF _Toc377628636 \h </w:instrText>
            </w:r>
            <w:r w:rsidR="00E56AC4">
              <w:rPr>
                <w:noProof/>
                <w:webHidden/>
              </w:rPr>
            </w:r>
            <w:r w:rsidR="00E56AC4">
              <w:rPr>
                <w:noProof/>
                <w:webHidden/>
              </w:rPr>
              <w:fldChar w:fldCharType="separate"/>
            </w:r>
            <w:r>
              <w:rPr>
                <w:noProof/>
                <w:webHidden/>
              </w:rPr>
              <w:t>10</w:t>
            </w:r>
            <w:r w:rsidR="00E56AC4">
              <w:rPr>
                <w:noProof/>
                <w:webHidden/>
              </w:rPr>
              <w:fldChar w:fldCharType="end"/>
            </w:r>
          </w:hyperlink>
        </w:p>
        <w:p w:rsidR="00EF4E8B" w:rsidRDefault="00205EFC">
          <w:pPr>
            <w:pStyle w:val="TM3"/>
            <w:tabs>
              <w:tab w:val="right" w:leader="dot" w:pos="9062"/>
            </w:tabs>
            <w:rPr>
              <w:rFonts w:asciiTheme="minorHAnsi" w:eastAsiaTheme="minorEastAsia" w:hAnsiTheme="minorHAnsi" w:cstheme="minorBidi"/>
              <w:noProof/>
              <w:color w:val="auto"/>
              <w:sz w:val="22"/>
              <w:szCs w:val="22"/>
              <w:lang w:val="fr-FR"/>
            </w:rPr>
          </w:pPr>
          <w:hyperlink w:anchor="_Toc377628637" w:history="1">
            <w:r w:rsidR="00EF4E8B" w:rsidRPr="00F951FA">
              <w:rPr>
                <w:rStyle w:val="Lienhypertexte"/>
                <w:noProof/>
              </w:rPr>
              <w:t>3.1.1. Settings</w:t>
            </w:r>
            <w:r w:rsidR="00EF4E8B">
              <w:rPr>
                <w:noProof/>
                <w:webHidden/>
              </w:rPr>
              <w:tab/>
            </w:r>
            <w:r w:rsidR="00E56AC4">
              <w:rPr>
                <w:noProof/>
                <w:webHidden/>
              </w:rPr>
              <w:fldChar w:fldCharType="begin"/>
            </w:r>
            <w:r w:rsidR="00EF4E8B">
              <w:rPr>
                <w:noProof/>
                <w:webHidden/>
              </w:rPr>
              <w:instrText xml:space="preserve"> PAGEREF _Toc377628637 \h </w:instrText>
            </w:r>
            <w:r w:rsidR="00E56AC4">
              <w:rPr>
                <w:noProof/>
                <w:webHidden/>
              </w:rPr>
            </w:r>
            <w:r w:rsidR="00E56AC4">
              <w:rPr>
                <w:noProof/>
                <w:webHidden/>
              </w:rPr>
              <w:fldChar w:fldCharType="separate"/>
            </w:r>
            <w:r>
              <w:rPr>
                <w:noProof/>
                <w:webHidden/>
              </w:rPr>
              <w:t>10</w:t>
            </w:r>
            <w:r w:rsidR="00E56AC4">
              <w:rPr>
                <w:noProof/>
                <w:webHidden/>
              </w:rPr>
              <w:fldChar w:fldCharType="end"/>
            </w:r>
          </w:hyperlink>
        </w:p>
        <w:p w:rsidR="00EF4E8B" w:rsidRDefault="00205EFC">
          <w:pPr>
            <w:pStyle w:val="TM3"/>
            <w:tabs>
              <w:tab w:val="right" w:leader="dot" w:pos="9062"/>
            </w:tabs>
            <w:rPr>
              <w:rFonts w:asciiTheme="minorHAnsi" w:eastAsiaTheme="minorEastAsia" w:hAnsiTheme="minorHAnsi" w:cstheme="minorBidi"/>
              <w:noProof/>
              <w:color w:val="auto"/>
              <w:sz w:val="22"/>
              <w:szCs w:val="22"/>
              <w:lang w:val="fr-FR"/>
            </w:rPr>
          </w:pPr>
          <w:hyperlink w:anchor="_Toc377628638" w:history="1">
            <w:r w:rsidR="00EF4E8B" w:rsidRPr="00F951FA">
              <w:rPr>
                <w:rStyle w:val="Lienhypertexte"/>
                <w:noProof/>
              </w:rPr>
              <w:t>3.1.2. Vocabulary update</w:t>
            </w:r>
            <w:r w:rsidR="00EF4E8B">
              <w:rPr>
                <w:noProof/>
                <w:webHidden/>
              </w:rPr>
              <w:tab/>
            </w:r>
            <w:r w:rsidR="00E56AC4">
              <w:rPr>
                <w:noProof/>
                <w:webHidden/>
              </w:rPr>
              <w:fldChar w:fldCharType="begin"/>
            </w:r>
            <w:r w:rsidR="00EF4E8B">
              <w:rPr>
                <w:noProof/>
                <w:webHidden/>
              </w:rPr>
              <w:instrText xml:space="preserve"> PAGEREF _Toc377628638 \h </w:instrText>
            </w:r>
            <w:r w:rsidR="00E56AC4">
              <w:rPr>
                <w:noProof/>
                <w:webHidden/>
              </w:rPr>
            </w:r>
            <w:r w:rsidR="00E56AC4">
              <w:rPr>
                <w:noProof/>
                <w:webHidden/>
              </w:rPr>
              <w:fldChar w:fldCharType="separate"/>
            </w:r>
            <w:r>
              <w:rPr>
                <w:noProof/>
                <w:webHidden/>
              </w:rPr>
              <w:t>10</w:t>
            </w:r>
            <w:r w:rsidR="00E56AC4">
              <w:rPr>
                <w:noProof/>
                <w:webHidden/>
              </w:rPr>
              <w:fldChar w:fldCharType="end"/>
            </w:r>
          </w:hyperlink>
        </w:p>
        <w:p w:rsidR="00EF4E8B" w:rsidRDefault="00205EFC">
          <w:pPr>
            <w:pStyle w:val="TM3"/>
            <w:tabs>
              <w:tab w:val="right" w:leader="dot" w:pos="9062"/>
            </w:tabs>
            <w:rPr>
              <w:rFonts w:asciiTheme="minorHAnsi" w:eastAsiaTheme="minorEastAsia" w:hAnsiTheme="minorHAnsi" w:cstheme="minorBidi"/>
              <w:noProof/>
              <w:color w:val="auto"/>
              <w:sz w:val="22"/>
              <w:szCs w:val="22"/>
              <w:lang w:val="fr-FR"/>
            </w:rPr>
          </w:pPr>
          <w:hyperlink w:anchor="_Toc377628639" w:history="1">
            <w:r w:rsidR="00EF4E8B" w:rsidRPr="00F951FA">
              <w:rPr>
                <w:rStyle w:val="Lienhypertexte"/>
                <w:noProof/>
              </w:rPr>
              <w:t>3.1.3. About OdvSDN2CFPOINT</w:t>
            </w:r>
            <w:r w:rsidR="00EF4E8B">
              <w:rPr>
                <w:noProof/>
                <w:webHidden/>
              </w:rPr>
              <w:tab/>
            </w:r>
            <w:r w:rsidR="00E56AC4">
              <w:rPr>
                <w:noProof/>
                <w:webHidden/>
              </w:rPr>
              <w:fldChar w:fldCharType="begin"/>
            </w:r>
            <w:r w:rsidR="00EF4E8B">
              <w:rPr>
                <w:noProof/>
                <w:webHidden/>
              </w:rPr>
              <w:instrText xml:space="preserve"> PAGEREF _Toc377628639 \h </w:instrText>
            </w:r>
            <w:r w:rsidR="00E56AC4">
              <w:rPr>
                <w:noProof/>
                <w:webHidden/>
              </w:rPr>
            </w:r>
            <w:r w:rsidR="00E56AC4">
              <w:rPr>
                <w:noProof/>
                <w:webHidden/>
              </w:rPr>
              <w:fldChar w:fldCharType="separate"/>
            </w:r>
            <w:r>
              <w:rPr>
                <w:noProof/>
                <w:webHidden/>
              </w:rPr>
              <w:t>11</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hyperlink w:anchor="_Toc377628640" w:history="1">
            <w:r w:rsidR="00EF4E8B" w:rsidRPr="00F951FA">
              <w:rPr>
                <w:rStyle w:val="Lienhypertexte"/>
                <w:noProof/>
              </w:rPr>
              <w:t>3.2. Main screen</w:t>
            </w:r>
            <w:r w:rsidR="00EF4E8B">
              <w:rPr>
                <w:noProof/>
                <w:webHidden/>
              </w:rPr>
              <w:tab/>
            </w:r>
            <w:r w:rsidR="00E56AC4">
              <w:rPr>
                <w:noProof/>
                <w:webHidden/>
              </w:rPr>
              <w:fldChar w:fldCharType="begin"/>
            </w:r>
            <w:r w:rsidR="00EF4E8B">
              <w:rPr>
                <w:noProof/>
                <w:webHidden/>
              </w:rPr>
              <w:instrText xml:space="preserve"> PAGEREF _Toc377628640 \h </w:instrText>
            </w:r>
            <w:r w:rsidR="00E56AC4">
              <w:rPr>
                <w:noProof/>
                <w:webHidden/>
              </w:rPr>
            </w:r>
            <w:r w:rsidR="00E56AC4">
              <w:rPr>
                <w:noProof/>
                <w:webHidden/>
              </w:rPr>
              <w:fldChar w:fldCharType="separate"/>
            </w:r>
            <w:r>
              <w:rPr>
                <w:noProof/>
                <w:webHidden/>
              </w:rPr>
              <w:t>12</w:t>
            </w:r>
            <w:r w:rsidR="00E56AC4">
              <w:rPr>
                <w:noProof/>
                <w:webHidden/>
              </w:rPr>
              <w:fldChar w:fldCharType="end"/>
            </w:r>
          </w:hyperlink>
        </w:p>
        <w:p w:rsidR="00EF4E8B" w:rsidRDefault="00205EFC">
          <w:pPr>
            <w:pStyle w:val="TM3"/>
            <w:tabs>
              <w:tab w:val="right" w:leader="dot" w:pos="9062"/>
            </w:tabs>
            <w:rPr>
              <w:rFonts w:asciiTheme="minorHAnsi" w:eastAsiaTheme="minorEastAsia" w:hAnsiTheme="minorHAnsi" w:cstheme="minorBidi"/>
              <w:noProof/>
              <w:color w:val="auto"/>
              <w:sz w:val="22"/>
              <w:szCs w:val="22"/>
              <w:lang w:val="fr-FR"/>
            </w:rPr>
          </w:pPr>
          <w:hyperlink w:anchor="_Toc377628641" w:history="1">
            <w:r w:rsidR="00EF4E8B" w:rsidRPr="00F951FA">
              <w:rPr>
                <w:rStyle w:val="Lienhypertexte"/>
                <w:noProof/>
              </w:rPr>
              <w:t>3.2.1. User Interface</w:t>
            </w:r>
            <w:r w:rsidR="00EF4E8B">
              <w:rPr>
                <w:noProof/>
                <w:webHidden/>
              </w:rPr>
              <w:tab/>
            </w:r>
            <w:r w:rsidR="00E56AC4">
              <w:rPr>
                <w:noProof/>
                <w:webHidden/>
              </w:rPr>
              <w:fldChar w:fldCharType="begin"/>
            </w:r>
            <w:r w:rsidR="00EF4E8B">
              <w:rPr>
                <w:noProof/>
                <w:webHidden/>
              </w:rPr>
              <w:instrText xml:space="preserve"> PAGEREF _Toc377628641 \h </w:instrText>
            </w:r>
            <w:r w:rsidR="00E56AC4">
              <w:rPr>
                <w:noProof/>
                <w:webHidden/>
              </w:rPr>
            </w:r>
            <w:r w:rsidR="00E56AC4">
              <w:rPr>
                <w:noProof/>
                <w:webHidden/>
              </w:rPr>
              <w:fldChar w:fldCharType="separate"/>
            </w:r>
            <w:r>
              <w:rPr>
                <w:noProof/>
                <w:webHidden/>
              </w:rPr>
              <w:t>12</w:t>
            </w:r>
            <w:r w:rsidR="00E56AC4">
              <w:rPr>
                <w:noProof/>
                <w:webHidden/>
              </w:rPr>
              <w:fldChar w:fldCharType="end"/>
            </w:r>
          </w:hyperlink>
        </w:p>
        <w:p w:rsidR="00EF4E8B" w:rsidRDefault="00205EFC">
          <w:pPr>
            <w:pStyle w:val="TM3"/>
            <w:tabs>
              <w:tab w:val="right" w:leader="dot" w:pos="9062"/>
            </w:tabs>
            <w:rPr>
              <w:rFonts w:asciiTheme="minorHAnsi" w:eastAsiaTheme="minorEastAsia" w:hAnsiTheme="minorHAnsi" w:cstheme="minorBidi"/>
              <w:noProof/>
              <w:color w:val="auto"/>
              <w:sz w:val="22"/>
              <w:szCs w:val="22"/>
              <w:lang w:val="fr-FR"/>
            </w:rPr>
          </w:pPr>
          <w:hyperlink w:anchor="_Toc377628642" w:history="1">
            <w:r w:rsidR="00EF4E8B" w:rsidRPr="00F951FA">
              <w:rPr>
                <w:rStyle w:val="Lienhypertexte"/>
                <w:noProof/>
              </w:rPr>
              <w:t>3.2.2. Processing</w:t>
            </w:r>
            <w:r w:rsidR="00EF4E8B">
              <w:rPr>
                <w:noProof/>
                <w:webHidden/>
              </w:rPr>
              <w:tab/>
            </w:r>
            <w:r w:rsidR="00E56AC4">
              <w:rPr>
                <w:noProof/>
                <w:webHidden/>
              </w:rPr>
              <w:fldChar w:fldCharType="begin"/>
            </w:r>
            <w:r w:rsidR="00EF4E8B">
              <w:rPr>
                <w:noProof/>
                <w:webHidden/>
              </w:rPr>
              <w:instrText xml:space="preserve"> PAGEREF _Toc377628642 \h </w:instrText>
            </w:r>
            <w:r w:rsidR="00E56AC4">
              <w:rPr>
                <w:noProof/>
                <w:webHidden/>
              </w:rPr>
            </w:r>
            <w:r w:rsidR="00E56AC4">
              <w:rPr>
                <w:noProof/>
                <w:webHidden/>
              </w:rPr>
              <w:fldChar w:fldCharType="separate"/>
            </w:r>
            <w:r>
              <w:rPr>
                <w:noProof/>
                <w:webHidden/>
              </w:rPr>
              <w:t>16</w:t>
            </w:r>
            <w:r w:rsidR="00E56AC4">
              <w:rPr>
                <w:noProof/>
                <w:webHidden/>
              </w:rPr>
              <w:fldChar w:fldCharType="end"/>
            </w:r>
          </w:hyperlink>
        </w:p>
        <w:p w:rsidR="00EF4E8B" w:rsidRDefault="00205EFC">
          <w:pPr>
            <w:pStyle w:val="TM2"/>
            <w:tabs>
              <w:tab w:val="right" w:leader="dot" w:pos="9062"/>
            </w:tabs>
            <w:rPr>
              <w:rFonts w:asciiTheme="minorHAnsi" w:eastAsiaTheme="minorEastAsia" w:hAnsiTheme="minorHAnsi" w:cstheme="minorBidi"/>
              <w:noProof/>
              <w:color w:val="auto"/>
              <w:sz w:val="22"/>
              <w:szCs w:val="22"/>
              <w:lang w:val="fr-FR"/>
            </w:rPr>
          </w:pPr>
          <w:r>
            <w:fldChar w:fldCharType="begin"/>
          </w:r>
          <w:r>
            <w:instrText xml:space="preserve"> HYPERLINK \l "_Toc377628643" </w:instrText>
          </w:r>
          <w:r>
            <w:fldChar w:fldCharType="separate"/>
          </w:r>
          <w:r w:rsidR="00EF4E8B" w:rsidRPr="00F951FA">
            <w:rPr>
              <w:rStyle w:val="Lienhypertexte"/>
              <w:noProof/>
            </w:rPr>
            <w:t>3.3. Batch mode</w:t>
          </w:r>
          <w:r w:rsidR="00EF4E8B">
            <w:rPr>
              <w:noProof/>
              <w:webHidden/>
            </w:rPr>
            <w:tab/>
          </w:r>
          <w:r w:rsidR="00E56AC4">
            <w:rPr>
              <w:noProof/>
              <w:webHidden/>
            </w:rPr>
            <w:fldChar w:fldCharType="begin"/>
          </w:r>
          <w:r w:rsidR="00EF4E8B">
            <w:rPr>
              <w:noProof/>
              <w:webHidden/>
            </w:rPr>
            <w:instrText xml:space="preserve"> PAGEREF _Toc377628643 \h </w:instrText>
          </w:r>
          <w:r w:rsidR="00E56AC4">
            <w:rPr>
              <w:noProof/>
              <w:webHidden/>
            </w:rPr>
          </w:r>
          <w:r w:rsidR="00E56AC4">
            <w:rPr>
              <w:noProof/>
              <w:webHidden/>
            </w:rPr>
            <w:fldChar w:fldCharType="separate"/>
          </w:r>
          <w:ins w:id="3" w:author="Michele FICHAUT, Ifremer Brest PDG-IMN-IDM-SISME" w:date="2015-07-22T11:56:00Z">
            <w:r>
              <w:rPr>
                <w:noProof/>
                <w:webHidden/>
              </w:rPr>
              <w:t>23</w:t>
            </w:r>
          </w:ins>
          <w:del w:id="4" w:author="Michele FICHAUT, Ifremer Brest PDG-IMN-IDM-SISME" w:date="2015-07-22T11:56:00Z">
            <w:r w:rsidR="00B6005B" w:rsidDel="00205EFC">
              <w:rPr>
                <w:noProof/>
                <w:webHidden/>
              </w:rPr>
              <w:delText>22</w:delText>
            </w:r>
          </w:del>
          <w:r w:rsidR="00E56AC4">
            <w:rPr>
              <w:noProof/>
              <w:webHidden/>
            </w:rPr>
            <w:fldChar w:fldCharType="end"/>
          </w:r>
          <w:r>
            <w:rPr>
              <w:noProof/>
            </w:rPr>
            <w:fldChar w:fldCharType="end"/>
          </w:r>
        </w:p>
        <w:p w:rsidR="000F7401" w:rsidRPr="00690B52" w:rsidRDefault="00E56AC4">
          <w:r w:rsidRPr="00690B52">
            <w:fldChar w:fldCharType="end"/>
          </w:r>
        </w:p>
      </w:sdtContent>
    </w:sdt>
    <w:p w:rsidR="000F7401" w:rsidRPr="00690B52" w:rsidRDefault="000F7401" w:rsidP="000F7401"/>
    <w:p w:rsidR="00C13C70" w:rsidRPr="00690B52" w:rsidRDefault="00C13C70" w:rsidP="00E628FD">
      <w:pPr>
        <w:pStyle w:val="Corpsdetexte"/>
        <w:rPr>
          <w:b/>
          <w:i/>
          <w:color w:val="00529E"/>
        </w:rPr>
      </w:pPr>
    </w:p>
    <w:p w:rsidR="001D26D6" w:rsidRPr="00690B52" w:rsidRDefault="001D26D6">
      <w:pPr>
        <w:jc w:val="left"/>
      </w:pPr>
      <w:r w:rsidRPr="00690B52">
        <w:br w:type="page"/>
      </w:r>
    </w:p>
    <w:p w:rsidR="00E628FD" w:rsidRPr="00690B52" w:rsidRDefault="001D26D6" w:rsidP="001D26D6">
      <w:pPr>
        <w:pStyle w:val="Titre1"/>
      </w:pPr>
      <w:bookmarkStart w:id="5" w:name="_Toc377628628"/>
      <w:r w:rsidRPr="00690B52">
        <w:t>Introduction</w:t>
      </w:r>
      <w:bookmarkEnd w:id="5"/>
    </w:p>
    <w:p w:rsidR="00A300B8" w:rsidRPr="00690B52" w:rsidRDefault="00A300B8" w:rsidP="00A300B8"/>
    <w:p w:rsidR="00C87781" w:rsidRPr="00690B52" w:rsidRDefault="00C87781" w:rsidP="00C87781">
      <w:pPr>
        <w:rPr>
          <w:rFonts w:cs="Arial"/>
          <w:szCs w:val="20"/>
        </w:rPr>
      </w:pPr>
      <w:r w:rsidRPr="00690B52">
        <w:rPr>
          <w:rFonts w:cs="Arial"/>
          <w:szCs w:val="20"/>
        </w:rPr>
        <w:t>The CF metadata conventions (http://cf-pcmdi.llnl.gov/) are designed to promote the processing and sharing of files created with the NetCDF API. The conventions define metadata that provide a definitive description of what the data in each variable represents, and the spatial and temporal properties of the data. This enables users of data from different sources to decide which quantities are comparable, and facilitates building applications with powerful extraction, regridding, and display capabilities.</w:t>
      </w:r>
    </w:p>
    <w:p w:rsidR="00C87781" w:rsidRPr="00690B52" w:rsidRDefault="00C87781" w:rsidP="00C87781">
      <w:pPr>
        <w:rPr>
          <w:rFonts w:cs="Arial"/>
          <w:szCs w:val="20"/>
        </w:rPr>
      </w:pPr>
    </w:p>
    <w:p w:rsidR="00C87781" w:rsidRPr="00690B52" w:rsidRDefault="00C87781" w:rsidP="00C87781">
      <w:pPr>
        <w:rPr>
          <w:rFonts w:cs="Arial"/>
          <w:szCs w:val="20"/>
        </w:rPr>
      </w:pPr>
      <w:r w:rsidRPr="00690B52">
        <w:rPr>
          <w:rFonts w:cs="Arial"/>
          <w:szCs w:val="20"/>
        </w:rPr>
        <w:t>The approach taken with the development of the SeaDataNet profile based on CF 1.6 was to classify data on the basis of feature types and produce a SeaDataNet specification for storage of each of the following:</w:t>
      </w:r>
    </w:p>
    <w:p w:rsidR="00C87781" w:rsidRPr="00690B52" w:rsidRDefault="00C87781" w:rsidP="00C87781">
      <w:pPr>
        <w:pStyle w:val="Paragraphedeliste"/>
        <w:numPr>
          <w:ilvl w:val="0"/>
          <w:numId w:val="27"/>
        </w:numPr>
        <w:rPr>
          <w:rFonts w:cs="Arial"/>
          <w:szCs w:val="20"/>
        </w:rPr>
      </w:pPr>
      <w:r w:rsidRPr="000A70CA">
        <w:rPr>
          <w:rFonts w:cs="Arial"/>
          <w:szCs w:val="20"/>
          <w:lang w:val="fr-FR"/>
        </w:rPr>
        <w:t xml:space="preserve">Profile (x, y, t fixed; z variable). </w:t>
      </w:r>
      <w:r w:rsidRPr="00690B52">
        <w:rPr>
          <w:rFonts w:cs="Arial"/>
          <w:szCs w:val="20"/>
        </w:rPr>
        <w:t>The specification given is for storage of a single profile such as a CTD cast or bottle profile. However, the design is such that very little change is required to facilitate the storage of multiple profiles in a single netCDF file.</w:t>
      </w:r>
    </w:p>
    <w:p w:rsidR="00C87781" w:rsidRPr="00690B52" w:rsidRDefault="00C87781" w:rsidP="00C87781">
      <w:pPr>
        <w:pStyle w:val="Paragraphedeliste"/>
        <w:numPr>
          <w:ilvl w:val="0"/>
          <w:numId w:val="27"/>
        </w:numPr>
        <w:rPr>
          <w:rFonts w:cs="Arial"/>
          <w:szCs w:val="20"/>
        </w:rPr>
      </w:pPr>
      <w:r w:rsidRPr="000A70CA">
        <w:rPr>
          <w:rFonts w:cs="Arial"/>
          <w:szCs w:val="20"/>
          <w:lang w:val="fr-FR"/>
        </w:rPr>
        <w:t xml:space="preserve">TimeSeries (x, y, z fixed; t variable). </w:t>
      </w:r>
      <w:r w:rsidRPr="00690B52">
        <w:rPr>
          <w:rFonts w:cs="Arial"/>
          <w:szCs w:val="20"/>
        </w:rPr>
        <w:t>The specification given is for storage of a single time series, such as a current meter record. However, the design is such that very little change is required to facilitate the storage of multiple time series in a single netCDF file.</w:t>
      </w:r>
    </w:p>
    <w:p w:rsidR="00C87781" w:rsidRPr="00690B52" w:rsidRDefault="00C87781" w:rsidP="00C87781">
      <w:pPr>
        <w:pStyle w:val="Paragraphedeliste"/>
        <w:numPr>
          <w:ilvl w:val="0"/>
          <w:numId w:val="27"/>
        </w:numPr>
        <w:rPr>
          <w:rFonts w:cs="Arial"/>
          <w:szCs w:val="20"/>
        </w:rPr>
      </w:pPr>
      <w:r w:rsidRPr="00690B52">
        <w:rPr>
          <w:rFonts w:cs="Arial"/>
          <w:szCs w:val="20"/>
        </w:rPr>
        <w:t>Trajectory (x, y, z, t all variable). The specification given is for storage of a single trajectory, but this may be easily modified to store several trajectories in a single file.</w:t>
      </w:r>
    </w:p>
    <w:p w:rsidR="00C87781" w:rsidRPr="00690B52" w:rsidRDefault="00C87781" w:rsidP="00C87781">
      <w:pPr>
        <w:rPr>
          <w:rFonts w:cs="Arial"/>
          <w:szCs w:val="20"/>
        </w:rPr>
      </w:pPr>
    </w:p>
    <w:p w:rsidR="00C87781" w:rsidRPr="00690B52" w:rsidRDefault="00C87781" w:rsidP="00C87781">
      <w:pPr>
        <w:rPr>
          <w:rFonts w:cs="Arial"/>
          <w:szCs w:val="20"/>
        </w:rPr>
      </w:pPr>
      <w:r w:rsidRPr="00690B52">
        <w:rPr>
          <w:rFonts w:cs="Arial"/>
          <w:szCs w:val="20"/>
        </w:rPr>
        <w:t>The specification was then developed through discussions on a collaborative e-mail list involving participants in SeaDataNet, MyOcean, USNODC, NCAR and AODN. The working objective focussed on producing profiles with the following properties:</w:t>
      </w:r>
    </w:p>
    <w:p w:rsidR="00C87781" w:rsidRPr="00690B52" w:rsidRDefault="00C87781" w:rsidP="00C87781">
      <w:pPr>
        <w:pStyle w:val="Paragraphedeliste"/>
        <w:numPr>
          <w:ilvl w:val="0"/>
          <w:numId w:val="27"/>
        </w:numPr>
        <w:rPr>
          <w:rFonts w:cs="Arial"/>
          <w:szCs w:val="20"/>
        </w:rPr>
      </w:pPr>
      <w:r w:rsidRPr="00690B52">
        <w:rPr>
          <w:rFonts w:cs="Arial"/>
          <w:szCs w:val="20"/>
        </w:rPr>
        <w:t>CF 1.6 conformant</w:t>
      </w:r>
    </w:p>
    <w:p w:rsidR="00C87781" w:rsidRPr="00690B52" w:rsidRDefault="00C87781" w:rsidP="00C87781">
      <w:pPr>
        <w:pStyle w:val="Paragraphedeliste"/>
        <w:numPr>
          <w:ilvl w:val="0"/>
          <w:numId w:val="27"/>
        </w:numPr>
        <w:rPr>
          <w:rFonts w:cs="Arial"/>
          <w:szCs w:val="20"/>
        </w:rPr>
      </w:pPr>
      <w:r w:rsidRPr="00690B52">
        <w:rPr>
          <w:rFonts w:cs="Arial"/>
          <w:szCs w:val="20"/>
        </w:rPr>
        <w:t>Have maximum interoperability with CF 1.6 implementations in use by MyOcean (OceanSITES conventions), USNODC (USNODC NetCDF templates) and two contributors to AODN (IMOS and METOC)</w:t>
      </w:r>
    </w:p>
    <w:p w:rsidR="00C87781" w:rsidRPr="00690B52" w:rsidRDefault="00C87781" w:rsidP="00C87781">
      <w:pPr>
        <w:pStyle w:val="Paragraphedeliste"/>
        <w:numPr>
          <w:ilvl w:val="0"/>
          <w:numId w:val="27"/>
        </w:numPr>
        <w:rPr>
          <w:rFonts w:cs="Arial"/>
          <w:szCs w:val="20"/>
        </w:rPr>
      </w:pPr>
      <w:r w:rsidRPr="00690B52">
        <w:rPr>
          <w:rFonts w:cs="Arial"/>
          <w:szCs w:val="20"/>
        </w:rPr>
        <w:t>Include storage for all labels, metadata and standardised semantic markup that were included in the SeaDataNet ODV format files for the equivalent feature type.</w:t>
      </w:r>
    </w:p>
    <w:p w:rsidR="00C87781" w:rsidRPr="00690B52" w:rsidRDefault="00C87781" w:rsidP="00FB6922">
      <w:pPr>
        <w:rPr>
          <w:rFonts w:cs="Arial"/>
          <w:szCs w:val="20"/>
        </w:rPr>
      </w:pPr>
    </w:p>
    <w:p w:rsidR="00A300B8" w:rsidRPr="00690B52" w:rsidRDefault="00C87781" w:rsidP="00C87781">
      <w:pPr>
        <w:rPr>
          <w:rFonts w:cs="Arial"/>
          <w:szCs w:val="20"/>
        </w:rPr>
      </w:pPr>
      <w:r w:rsidRPr="00690B52">
        <w:rPr>
          <w:rFonts w:cs="Arial"/>
          <w:szCs w:val="20"/>
        </w:rPr>
        <w:t>Significant list discussion focussed on the version of NetCDF that should be used for SeaDataNet. The conclusion was that NetCDF 4 should be used wherever possible, but that NetCDF 3, although strongly discouraged, should not be totally forbidden.</w:t>
      </w:r>
    </w:p>
    <w:p w:rsidR="00A300B8" w:rsidRPr="00690B52" w:rsidRDefault="00847AAC" w:rsidP="00A300B8">
      <w:pPr>
        <w:pStyle w:val="Titre2"/>
      </w:pPr>
      <w:bookmarkStart w:id="6" w:name="_Toc377628629"/>
      <w:r>
        <w:t>Main princip</w:t>
      </w:r>
      <w:r w:rsidR="00A300B8" w:rsidRPr="00690B52">
        <w:t>l</w:t>
      </w:r>
      <w:r>
        <w:t>e</w:t>
      </w:r>
      <w:r w:rsidR="00A300B8" w:rsidRPr="00690B52">
        <w:t>s</w:t>
      </w:r>
      <w:bookmarkEnd w:id="6"/>
    </w:p>
    <w:p w:rsidR="00A300B8" w:rsidRPr="00690B52" w:rsidRDefault="00A300B8" w:rsidP="00A300B8"/>
    <w:p w:rsidR="00A300B8" w:rsidRPr="00690B52" w:rsidRDefault="006E0AEF" w:rsidP="00A300B8">
      <w:pPr>
        <w:rPr>
          <w:rFonts w:cs="Arial"/>
        </w:rPr>
      </w:pPr>
      <w:r>
        <w:rPr>
          <w:rFonts w:cs="Arial"/>
        </w:rPr>
        <w:t>OdvSDN2CFPOINT</w:t>
      </w:r>
      <w:r w:rsidR="00C87781" w:rsidRPr="00690B52">
        <w:rPr>
          <w:rFonts w:cs="Arial"/>
        </w:rPr>
        <w:t>convert</w:t>
      </w:r>
      <w:r w:rsidR="00847AAC">
        <w:rPr>
          <w:rFonts w:cs="Arial"/>
        </w:rPr>
        <w:t>s</w:t>
      </w:r>
      <w:r w:rsidR="00C87781" w:rsidRPr="00690B52">
        <w:rPr>
          <w:rFonts w:cs="Arial"/>
        </w:rPr>
        <w:t xml:space="preserve"> SeaDataNet</w:t>
      </w:r>
      <w:r w:rsidR="00122562">
        <w:rPr>
          <w:rFonts w:cs="Arial"/>
        </w:rPr>
        <w:t>ODV</w:t>
      </w:r>
      <w:r w:rsidR="00690B52">
        <w:rPr>
          <w:rFonts w:cs="Arial"/>
        </w:rPr>
        <w:t xml:space="preserve"> (SDN </w:t>
      </w:r>
      <w:r w:rsidR="00122562">
        <w:rPr>
          <w:rFonts w:cs="Arial"/>
        </w:rPr>
        <w:t>ODV</w:t>
      </w:r>
      <w:r w:rsidR="00690B52">
        <w:rPr>
          <w:rFonts w:cs="Arial"/>
        </w:rPr>
        <w:t>)</w:t>
      </w:r>
      <w:r w:rsidR="00A300B8" w:rsidRPr="00690B52">
        <w:rPr>
          <w:rFonts w:cs="Arial"/>
        </w:rPr>
        <w:t xml:space="preserve"> file(s) </w:t>
      </w:r>
      <w:r w:rsidR="00847AAC">
        <w:rPr>
          <w:rFonts w:cs="Arial"/>
        </w:rPr>
        <w:t xml:space="preserve">of vertical profiles, time series or trajectories </w:t>
      </w:r>
      <w:r w:rsidR="00C87781" w:rsidRPr="00690B52">
        <w:rPr>
          <w:rFonts w:cs="Arial"/>
        </w:rPr>
        <w:t>t</w:t>
      </w:r>
      <w:r w:rsidR="00847AAC">
        <w:rPr>
          <w:rFonts w:cs="Arial"/>
        </w:rPr>
        <w:t>o SeaDataNet NetCDF (CFPOINT</w:t>
      </w:r>
      <w:r w:rsidR="00C87781" w:rsidRPr="00690B52">
        <w:rPr>
          <w:rFonts w:cs="Arial"/>
        </w:rPr>
        <w:t>)</w:t>
      </w:r>
      <w:r w:rsidR="00A300B8" w:rsidRPr="00690B52">
        <w:rPr>
          <w:rFonts w:cs="Arial"/>
        </w:rPr>
        <w:t>.</w:t>
      </w:r>
    </w:p>
    <w:p w:rsidR="00A326AD" w:rsidRDefault="00A326AD" w:rsidP="00A326AD">
      <w:pPr>
        <w:rPr>
          <w:rFonts w:cs="Arial"/>
        </w:rPr>
      </w:pPr>
      <w:r>
        <w:rPr>
          <w:rFonts w:cs="Arial"/>
        </w:rPr>
        <w:t>OdvSDN2CFPOINT</w:t>
      </w:r>
      <w:r w:rsidRPr="00690B52">
        <w:rPr>
          <w:rFonts w:cs="Arial"/>
        </w:rPr>
        <w:t>convert</w:t>
      </w:r>
      <w:r>
        <w:rPr>
          <w:rFonts w:cs="Arial"/>
        </w:rPr>
        <w:t>s</w:t>
      </w:r>
      <w:r w:rsidRPr="00690B52">
        <w:rPr>
          <w:rFonts w:cs="Arial"/>
        </w:rPr>
        <w:t xml:space="preserve"> </w:t>
      </w:r>
      <w:r>
        <w:rPr>
          <w:rFonts w:cs="Arial"/>
        </w:rPr>
        <w:t>is compliant with the “SeaDataNet Datafile Formats” D8.5, version 1.</w:t>
      </w:r>
      <w:r w:rsidR="009E5D0D">
        <w:rPr>
          <w:rFonts w:cs="Arial"/>
        </w:rPr>
        <w:t>1</w:t>
      </w:r>
      <w:r>
        <w:rPr>
          <w:rFonts w:cs="Arial"/>
        </w:rPr>
        <w:t>6.</w:t>
      </w:r>
    </w:p>
    <w:p w:rsidR="003223B6" w:rsidRPr="00690B52" w:rsidRDefault="003223B6" w:rsidP="00A326AD">
      <w:pPr>
        <w:rPr>
          <w:rFonts w:cs="Arial"/>
        </w:rPr>
      </w:pPr>
      <w:r>
        <w:rPr>
          <w:rFonts w:cs="Arial"/>
        </w:rPr>
        <w:t>It manages ODV files containing textual data.</w:t>
      </w:r>
    </w:p>
    <w:p w:rsidR="00A300B8" w:rsidRPr="00690B52" w:rsidRDefault="00A300B8" w:rsidP="00A300B8">
      <w:pPr>
        <w:rPr>
          <w:rFonts w:cs="Arial"/>
        </w:rPr>
      </w:pPr>
    </w:p>
    <w:p w:rsidR="00A300B8" w:rsidRPr="00690B52" w:rsidRDefault="00A300B8" w:rsidP="00A300B8">
      <w:r w:rsidRPr="00690B52">
        <w:t xml:space="preserve">User can convert one </w:t>
      </w:r>
      <w:r w:rsidR="00122562">
        <w:t>ODV</w:t>
      </w:r>
      <w:r w:rsidRPr="00690B52">
        <w:t xml:space="preserve"> file or one directory with one to n </w:t>
      </w:r>
      <w:r w:rsidR="00122562">
        <w:t>ODV</w:t>
      </w:r>
      <w:r w:rsidRPr="00690B52">
        <w:t xml:space="preserve"> files.</w:t>
      </w:r>
    </w:p>
    <w:p w:rsidR="00A300B8" w:rsidRPr="00690B52" w:rsidRDefault="006E0AEF" w:rsidP="00A300B8">
      <w:r>
        <w:t>OdvSDN2CFPOINT</w:t>
      </w:r>
      <w:r w:rsidR="00A300B8" w:rsidRPr="00690B52">
        <w:t>is bilingual (English – French).</w:t>
      </w:r>
    </w:p>
    <w:p w:rsidR="00A300B8" w:rsidRPr="00690B52" w:rsidRDefault="00A300B8" w:rsidP="00A300B8"/>
    <w:p w:rsidR="00A300B8" w:rsidRPr="00690B52" w:rsidRDefault="00A300B8" w:rsidP="00A300B8">
      <w:pPr>
        <w:pStyle w:val="Titre2"/>
      </w:pPr>
      <w:bookmarkStart w:id="7" w:name="_Ref370889995"/>
      <w:bookmarkStart w:id="8" w:name="_Toc377628630"/>
      <w:r w:rsidRPr="00690B52">
        <w:t>Technical characteristics</w:t>
      </w:r>
      <w:bookmarkEnd w:id="7"/>
      <w:bookmarkEnd w:id="8"/>
    </w:p>
    <w:p w:rsidR="00A300B8" w:rsidRPr="00690B52" w:rsidRDefault="00A300B8" w:rsidP="00A300B8"/>
    <w:p w:rsidR="00A300B8" w:rsidRPr="00690B52" w:rsidRDefault="006E0AEF" w:rsidP="00A300B8">
      <w:pPr>
        <w:rPr>
          <w:rFonts w:cs="Arial"/>
        </w:rPr>
      </w:pPr>
      <w:r>
        <w:rPr>
          <w:rFonts w:cs="Arial"/>
        </w:rPr>
        <w:t>OdvSDN2CFPOINT</w:t>
      </w:r>
      <w:r w:rsidR="00A300B8" w:rsidRPr="00690B52">
        <w:rPr>
          <w:rFonts w:cs="Arial"/>
        </w:rPr>
        <w:t xml:space="preserve"> is </w:t>
      </w:r>
      <w:r w:rsidR="00AA21B0" w:rsidRPr="00690B52">
        <w:rPr>
          <w:rFonts w:cs="Arial"/>
        </w:rPr>
        <w:t>portable</w:t>
      </w:r>
      <w:r w:rsidR="00A300B8" w:rsidRPr="00690B52">
        <w:rPr>
          <w:rFonts w:cs="Arial"/>
        </w:rPr>
        <w:t xml:space="preserve"> software that can be downloaded from the SeaDataNet website </w:t>
      </w:r>
      <w:hyperlink r:id="rId13" w:history="1">
        <w:r w:rsidR="00A300B8" w:rsidRPr="00690B52">
          <w:rPr>
            <w:rStyle w:val="Lienhypertexte"/>
            <w:rFonts w:cs="Arial"/>
          </w:rPr>
          <w:t>http://www.seadatanet.org</w:t>
        </w:r>
      </w:hyperlink>
      <w:r w:rsidR="00A300B8" w:rsidRPr="00690B52">
        <w:rPr>
          <w:rFonts w:cs="Arial"/>
        </w:rPr>
        <w:t>, free of charge, with its user manual.</w:t>
      </w:r>
    </w:p>
    <w:p w:rsidR="004314B5" w:rsidRPr="00690B52" w:rsidRDefault="004314B5" w:rsidP="00A300B8">
      <w:pPr>
        <w:rPr>
          <w:rFonts w:cs="Arial"/>
        </w:rPr>
      </w:pPr>
    </w:p>
    <w:p w:rsidR="004314B5" w:rsidRPr="00690B52" w:rsidRDefault="004314B5" w:rsidP="004314B5">
      <w:pPr>
        <w:spacing w:after="120"/>
        <w:rPr>
          <w:rFonts w:cs="Arial"/>
          <w:bCs/>
        </w:rPr>
      </w:pPr>
      <w:r w:rsidRPr="00690B52">
        <w:rPr>
          <w:rFonts w:cs="Arial"/>
        </w:rPr>
        <w:t>It</w:t>
      </w:r>
      <w:r w:rsidRPr="00690B52">
        <w:rPr>
          <w:rFonts w:cs="Arial"/>
          <w:bCs/>
        </w:rPr>
        <w:t xml:space="preserve"> iswritten in Java Language (Version &gt;= 1.</w:t>
      </w:r>
      <w:r w:rsidR="0040552E">
        <w:rPr>
          <w:rFonts w:cs="Arial"/>
          <w:bCs/>
        </w:rPr>
        <w:t>7</w:t>
      </w:r>
      <w:r w:rsidRPr="00690B52">
        <w:rPr>
          <w:rFonts w:cs="Arial"/>
          <w:bCs/>
        </w:rPr>
        <w:t>) and it is available under Microsoft 32/64 b</w:t>
      </w:r>
      <w:r w:rsidR="00847AAC">
        <w:rPr>
          <w:rFonts w:cs="Arial"/>
          <w:bCs/>
        </w:rPr>
        <w:t xml:space="preserve">its (tested with Windows XP, </w:t>
      </w:r>
      <w:r w:rsidRPr="00690B52">
        <w:rPr>
          <w:rFonts w:cs="Arial"/>
          <w:bCs/>
        </w:rPr>
        <w:t>Seven), Linux 32/64 bits and Solaris (not tested). Log4j is used for error management.</w:t>
      </w:r>
    </w:p>
    <w:p w:rsidR="004314B5" w:rsidRPr="00690B52" w:rsidRDefault="004314B5" w:rsidP="004314B5">
      <w:pPr>
        <w:spacing w:after="120"/>
        <w:rPr>
          <w:rFonts w:cs="Arial"/>
          <w:bCs/>
        </w:rPr>
      </w:pPr>
    </w:p>
    <w:p w:rsidR="004314B5" w:rsidRPr="00690B52" w:rsidRDefault="006E0AEF" w:rsidP="004314B5">
      <w:pPr>
        <w:rPr>
          <w:rFonts w:cs="Arial"/>
          <w:bCs/>
        </w:rPr>
      </w:pPr>
      <w:r>
        <w:rPr>
          <w:rFonts w:cs="Arial"/>
        </w:rPr>
        <w:t>OdvSDN2CFPOINT</w:t>
      </w:r>
      <w:r w:rsidR="004314B5" w:rsidRPr="00690B52">
        <w:rPr>
          <w:rFonts w:cs="Arial"/>
          <w:bCs/>
        </w:rPr>
        <w:t xml:space="preserve"> works offline; however as it uses the SeaDataNet common vocabularies web services to update its lists of values, network connection is needed only when update of these lists is necessary.</w:t>
      </w:r>
    </w:p>
    <w:p w:rsidR="004314B5" w:rsidRPr="00690B52" w:rsidRDefault="004314B5" w:rsidP="004314B5">
      <w:pPr>
        <w:spacing w:after="120"/>
        <w:rPr>
          <w:rFonts w:cs="Arial"/>
          <w:bCs/>
        </w:rPr>
      </w:pPr>
    </w:p>
    <w:p w:rsidR="004314B5" w:rsidRPr="00690B52" w:rsidRDefault="004314B5" w:rsidP="004314B5">
      <w:pPr>
        <w:pStyle w:val="Corpsdetexte"/>
        <w:numPr>
          <w:ilvl w:val="0"/>
          <w:numId w:val="13"/>
        </w:numPr>
        <w:spacing w:before="120" w:after="0"/>
        <w:ind w:left="363" w:hanging="357"/>
        <w:rPr>
          <w:rFonts w:eastAsia="Arial Unicode MS" w:cs="Arial"/>
        </w:rPr>
      </w:pPr>
      <w:r w:rsidRPr="00690B52">
        <w:rPr>
          <w:rFonts w:eastAsia="Arial Unicode MS" w:cs="Arial"/>
        </w:rPr>
        <w:t xml:space="preserve">To know if Java is available on your computer, in the right version, follow these steps: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 xml:space="preserve">Open 'Start' menu, then 'Execute'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On the displayed window, enter: 'cmd', then click on 'OK' button</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 xml:space="preserve">Enter 'java -version' </w:t>
      </w:r>
    </w:p>
    <w:p w:rsidR="004314B5" w:rsidRPr="00690B52" w:rsidRDefault="004314B5" w:rsidP="004314B5">
      <w:pPr>
        <w:pStyle w:val="Corpsdetexte"/>
        <w:numPr>
          <w:ilvl w:val="0"/>
          <w:numId w:val="13"/>
        </w:numPr>
        <w:spacing w:before="120" w:after="0"/>
        <w:ind w:left="363" w:hanging="357"/>
        <w:rPr>
          <w:rFonts w:eastAsia="Arial Unicode MS" w:cs="Arial"/>
        </w:rPr>
      </w:pPr>
      <w:r w:rsidRPr="00690B52">
        <w:rPr>
          <w:rFonts w:eastAsia="Arial Unicode MS" w:cs="Arial"/>
        </w:rPr>
        <w:t xml:space="preserve">Check if command has been executed: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 xml:space="preserve">If not, download the last java version at </w:t>
      </w:r>
    </w:p>
    <w:p w:rsidR="004314B5" w:rsidRPr="00690B52" w:rsidRDefault="00205EFC" w:rsidP="004314B5">
      <w:pPr>
        <w:pStyle w:val="Corpsdetexte"/>
        <w:spacing w:before="60" w:after="0"/>
        <w:ind w:left="1418"/>
        <w:rPr>
          <w:rFonts w:eastAsia="Arial Unicode MS" w:cs="Arial"/>
        </w:rPr>
      </w:pPr>
      <w:hyperlink r:id="rId14" w:history="1">
        <w:r w:rsidR="004314B5" w:rsidRPr="00690B52">
          <w:rPr>
            <w:rStyle w:val="Lienhypertexte"/>
            <w:rFonts w:eastAsia="Arial Unicode MS" w:cs="Arial"/>
          </w:rPr>
          <w:t>http://java.com/en/download/index.jsp</w:t>
        </w:r>
      </w:hyperlink>
      <w:r w:rsidR="004314B5" w:rsidRPr="00690B52">
        <w:rPr>
          <w:rFonts w:eastAsia="Arial Unicode MS" w:cs="Arial"/>
        </w:rPr>
        <w:t xml:space="preserve">. </w:t>
      </w:r>
    </w:p>
    <w:p w:rsidR="004314B5" w:rsidRPr="00690B52" w:rsidRDefault="004314B5" w:rsidP="004314B5">
      <w:pPr>
        <w:pStyle w:val="Corpsdetexte"/>
        <w:numPr>
          <w:ilvl w:val="2"/>
          <w:numId w:val="13"/>
        </w:numPr>
        <w:spacing w:before="60" w:after="0"/>
        <w:ind w:left="1083" w:hanging="357"/>
        <w:rPr>
          <w:rFonts w:eastAsia="Arial Unicode MS" w:cs="Arial"/>
        </w:rPr>
      </w:pPr>
      <w:r w:rsidRPr="00690B52">
        <w:rPr>
          <w:rFonts w:eastAsia="Arial Unicode MS" w:cs="Arial"/>
        </w:rPr>
        <w:t>Else, check the version displayed. The version should be greater than or equal to 1.6.</w:t>
      </w:r>
    </w:p>
    <w:p w:rsidR="004314B5" w:rsidRPr="00690B52" w:rsidRDefault="004314B5" w:rsidP="004314B5">
      <w:pPr>
        <w:pStyle w:val="Corpsdetexte"/>
        <w:spacing w:before="60" w:after="0"/>
        <w:ind w:left="0"/>
        <w:rPr>
          <w:rFonts w:eastAsia="Arial Unicode MS" w:cs="Arial"/>
        </w:rPr>
      </w:pPr>
    </w:p>
    <w:p w:rsidR="004314B5" w:rsidRPr="00690B52" w:rsidRDefault="004314B5" w:rsidP="004314B5">
      <w:pPr>
        <w:pStyle w:val="Corpsdetexte"/>
        <w:keepNext/>
        <w:jc w:val="center"/>
      </w:pPr>
      <w:r w:rsidRPr="00690B52">
        <w:rPr>
          <w:rFonts w:eastAsia="Arial Unicode MS" w:cs="Arial"/>
          <w:noProof/>
          <w:lang w:val="fr-FR"/>
        </w:rPr>
        <w:drawing>
          <wp:inline distT="0" distB="0" distL="0" distR="0">
            <wp:extent cx="3724275" cy="1876425"/>
            <wp:effectExtent l="19050" t="0" r="9525" b="0"/>
            <wp:docPr id="1" name="Image 5" descr="java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javaversion"/>
                    <pic:cNvPicPr>
                      <a:picLocks noChangeAspect="1" noChangeArrowheads="1"/>
                    </pic:cNvPicPr>
                  </pic:nvPicPr>
                  <pic:blipFill>
                    <a:blip r:embed="rId15"/>
                    <a:srcRect/>
                    <a:stretch>
                      <a:fillRect/>
                    </a:stretch>
                  </pic:blipFill>
                  <pic:spPr bwMode="auto">
                    <a:xfrm>
                      <a:off x="0" y="0"/>
                      <a:ext cx="3724275" cy="1876425"/>
                    </a:xfrm>
                    <a:prstGeom prst="rect">
                      <a:avLst/>
                    </a:prstGeom>
                    <a:noFill/>
                    <a:ln w="9525">
                      <a:noFill/>
                      <a:miter lim="800000"/>
                      <a:headEnd/>
                      <a:tailEnd/>
                    </a:ln>
                  </pic:spPr>
                </pic:pic>
              </a:graphicData>
            </a:graphic>
          </wp:inline>
        </w:drawing>
      </w:r>
    </w:p>
    <w:p w:rsidR="004314B5" w:rsidRPr="00690B52" w:rsidRDefault="004314B5" w:rsidP="004314B5">
      <w:pPr>
        <w:pStyle w:val="Lgende"/>
        <w:jc w:val="center"/>
        <w:rPr>
          <w:lang w:val="en-GB"/>
        </w:rPr>
      </w:pPr>
      <w:bookmarkStart w:id="9" w:name="_Toc377628452"/>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1</w:t>
      </w:r>
      <w:r w:rsidR="00E56AC4" w:rsidRPr="00690B52">
        <w:rPr>
          <w:lang w:val="en-GB"/>
        </w:rPr>
        <w:fldChar w:fldCharType="end"/>
      </w:r>
      <w:r w:rsidRPr="00690B52">
        <w:rPr>
          <w:lang w:val="en-GB"/>
        </w:rPr>
        <w:t xml:space="preserve"> - Check Java version installed on your computer</w:t>
      </w:r>
      <w:bookmarkEnd w:id="9"/>
    </w:p>
    <w:p w:rsidR="004314B5" w:rsidRPr="00690B52" w:rsidRDefault="004314B5" w:rsidP="004314B5">
      <w:pPr>
        <w:pStyle w:val="Titre2"/>
      </w:pPr>
      <w:bookmarkStart w:id="10" w:name="_Ref370892245"/>
      <w:bookmarkStart w:id="11" w:name="_Toc377628631"/>
      <w:r w:rsidRPr="00690B52">
        <w:t>Links with others entities</w:t>
      </w:r>
      <w:bookmarkEnd w:id="10"/>
      <w:bookmarkEnd w:id="11"/>
    </w:p>
    <w:p w:rsidR="004314B5" w:rsidRPr="00690B52" w:rsidRDefault="004314B5" w:rsidP="004314B5"/>
    <w:p w:rsidR="004314B5" w:rsidRPr="00690B52" w:rsidRDefault="006E0AEF" w:rsidP="004314B5">
      <w:pPr>
        <w:pStyle w:val="Corpsdetexte"/>
        <w:ind w:left="0"/>
        <w:rPr>
          <w:rFonts w:cs="Arial"/>
        </w:rPr>
      </w:pPr>
      <w:r>
        <w:rPr>
          <w:rFonts w:cs="Arial"/>
        </w:rPr>
        <w:t>OdvSDN2CFPOINT</w:t>
      </w:r>
      <w:r w:rsidR="004314B5" w:rsidRPr="00690B52">
        <w:rPr>
          <w:rFonts w:cs="Arial"/>
        </w:rPr>
        <w:t xml:space="preserve"> uses SeaDataNet vocabularies and EDMO for the data file conversion.</w:t>
      </w:r>
    </w:p>
    <w:p w:rsidR="004314B5" w:rsidRPr="00690B52" w:rsidRDefault="004314B5" w:rsidP="004314B5">
      <w:pPr>
        <w:pStyle w:val="Corpsdetexte"/>
        <w:ind w:left="0"/>
      </w:pPr>
      <w:r w:rsidRPr="00690B52">
        <w:t xml:space="preserve">The following lists are used by </w:t>
      </w:r>
      <w:r w:rsidR="006E0AEF">
        <w:rPr>
          <w:rFonts w:cs="Arial"/>
        </w:rPr>
        <w:t>OdvSDN2CFPOINT</w:t>
      </w:r>
      <w:r w:rsidRPr="00690B52">
        <w:t>:</w:t>
      </w:r>
    </w:p>
    <w:tbl>
      <w:tblPr>
        <w:tblStyle w:val="Grilledutableau"/>
        <w:tblW w:w="0" w:type="auto"/>
        <w:tblLook w:val="04A0" w:firstRow="1" w:lastRow="0" w:firstColumn="1" w:lastColumn="0" w:noHBand="0" w:noVBand="1"/>
      </w:tblPr>
      <w:tblGrid>
        <w:gridCol w:w="1951"/>
        <w:gridCol w:w="7261"/>
      </w:tblGrid>
      <w:tr w:rsidR="00847FA2" w:rsidRPr="00690B52" w:rsidTr="00847FA2">
        <w:tc>
          <w:tcPr>
            <w:tcW w:w="1951" w:type="dxa"/>
          </w:tcPr>
          <w:p w:rsidR="00847FA2" w:rsidRPr="00690B52" w:rsidRDefault="00847FA2" w:rsidP="004314B5">
            <w:pPr>
              <w:pStyle w:val="Corpsdetexte"/>
              <w:ind w:left="0"/>
            </w:pPr>
            <w:r w:rsidRPr="00690B52">
              <w:t>List Code</w:t>
            </w:r>
          </w:p>
        </w:tc>
        <w:tc>
          <w:tcPr>
            <w:tcW w:w="7261" w:type="dxa"/>
          </w:tcPr>
          <w:p w:rsidR="00847FA2" w:rsidRPr="00690B52" w:rsidRDefault="00847FA2" w:rsidP="004314B5">
            <w:pPr>
              <w:pStyle w:val="Corpsdetexte"/>
              <w:ind w:left="0"/>
            </w:pPr>
            <w:r w:rsidRPr="00690B52">
              <w:t>List Name</w:t>
            </w:r>
          </w:p>
        </w:tc>
      </w:tr>
      <w:tr w:rsidR="00847FA2" w:rsidRPr="00690B52" w:rsidTr="00847FA2">
        <w:tc>
          <w:tcPr>
            <w:tcW w:w="1951" w:type="dxa"/>
          </w:tcPr>
          <w:p w:rsidR="00847FA2" w:rsidRPr="00690B52" w:rsidRDefault="00847FA2" w:rsidP="00483109">
            <w:pPr>
              <w:pStyle w:val="Corpsdetexte"/>
              <w:ind w:left="0"/>
            </w:pPr>
            <w:r w:rsidRPr="00690B52">
              <w:rPr>
                <w:rFonts w:cs="Arial"/>
              </w:rPr>
              <w:t>Mapping P0</w:t>
            </w:r>
            <w:r w:rsidR="00483109">
              <w:rPr>
                <w:rFonts w:cs="Arial"/>
              </w:rPr>
              <w:t>2</w:t>
            </w:r>
            <w:r w:rsidRPr="00690B52">
              <w:rPr>
                <w:rFonts w:cs="Arial"/>
              </w:rPr>
              <w:t>-P01</w:t>
            </w:r>
          </w:p>
        </w:tc>
        <w:tc>
          <w:tcPr>
            <w:tcW w:w="7261" w:type="dxa"/>
          </w:tcPr>
          <w:p w:rsidR="00847FA2" w:rsidRPr="00690B52" w:rsidRDefault="00847FA2" w:rsidP="00345736">
            <w:pPr>
              <w:pStyle w:val="Corpsdetexte"/>
              <w:ind w:left="0"/>
            </w:pPr>
            <w:r w:rsidRPr="00690B52">
              <w:rPr>
                <w:rFonts w:cs="Arial"/>
              </w:rPr>
              <w:t>Mapping between P0</w:t>
            </w:r>
            <w:r w:rsidR="00345736">
              <w:rPr>
                <w:rFonts w:cs="Arial"/>
              </w:rPr>
              <w:t>2</w:t>
            </w:r>
            <w:r w:rsidRPr="00690B52">
              <w:rPr>
                <w:rFonts w:cs="Arial"/>
              </w:rPr>
              <w:t xml:space="preserve"> (</w:t>
            </w:r>
            <w:r w:rsidR="00345736">
              <w:t>SeaDataNet Parameter Discovery Vocabulary</w:t>
            </w:r>
            <w:r w:rsidRPr="00690B52">
              <w:rPr>
                <w:rFonts w:cs="Arial"/>
              </w:rPr>
              <w:t>) and P01 (BODC Parameter Usage Vocabulary)</w:t>
            </w:r>
          </w:p>
        </w:tc>
      </w:tr>
      <w:tr w:rsidR="00847FA2" w:rsidRPr="00690B52" w:rsidTr="00847FA2">
        <w:tc>
          <w:tcPr>
            <w:tcW w:w="1951" w:type="dxa"/>
          </w:tcPr>
          <w:p w:rsidR="00847FA2" w:rsidRPr="00690B52" w:rsidRDefault="00847FA2" w:rsidP="00483109">
            <w:pPr>
              <w:pStyle w:val="Corpsdetexte"/>
              <w:ind w:left="0"/>
            </w:pPr>
            <w:r w:rsidRPr="00690B52">
              <w:rPr>
                <w:rFonts w:cs="Arial"/>
              </w:rPr>
              <w:t>Mapping P0</w:t>
            </w:r>
            <w:r w:rsidR="00483109">
              <w:rPr>
                <w:rFonts w:cs="Arial"/>
              </w:rPr>
              <w:t>2</w:t>
            </w:r>
            <w:r w:rsidRPr="00690B52">
              <w:rPr>
                <w:rFonts w:cs="Arial"/>
              </w:rPr>
              <w:t>-P06</w:t>
            </w:r>
          </w:p>
        </w:tc>
        <w:tc>
          <w:tcPr>
            <w:tcW w:w="7261" w:type="dxa"/>
          </w:tcPr>
          <w:p w:rsidR="00847FA2" w:rsidRPr="00690B52" w:rsidRDefault="00847FA2" w:rsidP="00345736">
            <w:pPr>
              <w:pStyle w:val="Corpsdetexte"/>
              <w:ind w:left="0"/>
            </w:pPr>
            <w:r w:rsidRPr="00690B52">
              <w:rPr>
                <w:rFonts w:cs="Arial"/>
              </w:rPr>
              <w:t>Mapping between P0</w:t>
            </w:r>
            <w:r w:rsidR="00345736">
              <w:rPr>
                <w:rFonts w:cs="Arial"/>
              </w:rPr>
              <w:t>2</w:t>
            </w:r>
            <w:r w:rsidRPr="00690B52">
              <w:rPr>
                <w:rFonts w:cs="Arial"/>
              </w:rPr>
              <w:t xml:space="preserve"> (</w:t>
            </w:r>
            <w:r w:rsidR="00345736">
              <w:t>SeaDataNet Parameter Discovery Vocabulary</w:t>
            </w:r>
            <w:r w:rsidRPr="00690B52">
              <w:rPr>
                <w:rFonts w:cs="Arial"/>
              </w:rPr>
              <w:t>) and P06 (BODC data storage units)</w:t>
            </w:r>
          </w:p>
        </w:tc>
      </w:tr>
      <w:tr w:rsidR="00847FA2" w:rsidRPr="00690B52" w:rsidTr="00847FA2">
        <w:tc>
          <w:tcPr>
            <w:tcW w:w="1951" w:type="dxa"/>
          </w:tcPr>
          <w:p w:rsidR="00847FA2" w:rsidRPr="00690B52" w:rsidRDefault="00847FA2" w:rsidP="004314B5">
            <w:pPr>
              <w:pStyle w:val="Corpsdetexte"/>
              <w:ind w:left="0"/>
            </w:pPr>
            <w:r w:rsidRPr="00690B52">
              <w:rPr>
                <w:rFonts w:cs="Arial"/>
              </w:rPr>
              <w:t>EDMO</w:t>
            </w:r>
          </w:p>
        </w:tc>
        <w:tc>
          <w:tcPr>
            <w:tcW w:w="7261" w:type="dxa"/>
          </w:tcPr>
          <w:p w:rsidR="00847FA2" w:rsidRPr="00690B52" w:rsidRDefault="00847FA2" w:rsidP="004314B5">
            <w:pPr>
              <w:pStyle w:val="Corpsdetexte"/>
              <w:ind w:left="0"/>
            </w:pPr>
            <w:r w:rsidRPr="00690B52">
              <w:rPr>
                <w:rFonts w:cs="Arial"/>
              </w:rPr>
              <w:t>European Directory of Marine Organizations</w:t>
            </w:r>
          </w:p>
        </w:tc>
      </w:tr>
    </w:tbl>
    <w:p w:rsidR="00847FA2" w:rsidRPr="00690B52" w:rsidRDefault="00847FA2" w:rsidP="004314B5"/>
    <w:p w:rsidR="004314B5" w:rsidRPr="00690B52" w:rsidRDefault="004314B5" w:rsidP="004314B5">
      <w:r w:rsidRPr="00690B52">
        <w:t>These lists are available at:</w:t>
      </w:r>
    </w:p>
    <w:p w:rsidR="004314B5" w:rsidRDefault="00205EFC" w:rsidP="004314B5">
      <w:hyperlink r:id="rId16" w:history="1">
        <w:r w:rsidR="00847AAC" w:rsidRPr="00847AAC">
          <w:rPr>
            <w:rStyle w:val="Lienhypertexte"/>
          </w:rPr>
          <w:t>http://seadatanet.maris2.nl/v_bodc_vocab_v2/welcome.asp</w:t>
        </w:r>
      </w:hyperlink>
    </w:p>
    <w:p w:rsidR="00847AAC" w:rsidRPr="00690B52" w:rsidRDefault="00847AAC" w:rsidP="004314B5"/>
    <w:p w:rsidR="004314B5" w:rsidRPr="00690B52" w:rsidRDefault="004314B5" w:rsidP="004314B5">
      <w:r w:rsidRPr="00690B52">
        <w:t>Up-to-date version of the vocabulary list</w:t>
      </w:r>
      <w:r w:rsidR="00847AAC">
        <w:t>s</w:t>
      </w:r>
      <w:r w:rsidRPr="00690B52">
        <w:t xml:space="preserve"> can be downloaded with </w:t>
      </w:r>
      <w:r w:rsidR="006E0AEF">
        <w:rPr>
          <w:rFonts w:cs="Arial"/>
        </w:rPr>
        <w:t>OdvSDN2CFPOINT</w:t>
      </w:r>
      <w:r w:rsidRPr="00690B52">
        <w:rPr>
          <w:rFonts w:cs="Arial"/>
        </w:rPr>
        <w:t>.</w:t>
      </w:r>
    </w:p>
    <w:p w:rsidR="004314B5" w:rsidRPr="00690B52" w:rsidRDefault="004314B5" w:rsidP="004314B5"/>
    <w:p w:rsidR="00847FA2" w:rsidRPr="00690B52" w:rsidRDefault="00847FA2">
      <w:pPr>
        <w:jc w:val="left"/>
      </w:pPr>
      <w:r w:rsidRPr="00690B52">
        <w:br w:type="page"/>
      </w:r>
    </w:p>
    <w:p w:rsidR="00847FA2" w:rsidRPr="00690B52" w:rsidRDefault="006E0AEF" w:rsidP="00847FA2">
      <w:pPr>
        <w:pStyle w:val="Titre1"/>
      </w:pPr>
      <w:bookmarkStart w:id="12" w:name="_Toc377628632"/>
      <w:r>
        <w:t>OdvSDN2CFPOINT</w:t>
      </w:r>
      <w:r w:rsidR="00847FA2" w:rsidRPr="00690B52">
        <w:t xml:space="preserve"> installation and uninstallation</w:t>
      </w:r>
      <w:bookmarkEnd w:id="12"/>
    </w:p>
    <w:p w:rsidR="00847FA2" w:rsidRPr="00690B52" w:rsidRDefault="00847FA2" w:rsidP="00847FA2"/>
    <w:p w:rsidR="00847FA2" w:rsidRPr="00690B52" w:rsidRDefault="006E0AEF" w:rsidP="00847FA2">
      <w:pPr>
        <w:pStyle w:val="Titre2"/>
      </w:pPr>
      <w:bookmarkStart w:id="13" w:name="_Ref370890768"/>
      <w:bookmarkStart w:id="14" w:name="_Toc377628633"/>
      <w:r>
        <w:t>OdvSDN2CFPOINT</w:t>
      </w:r>
      <w:r w:rsidR="00847FA2" w:rsidRPr="00690B52">
        <w:t xml:space="preserve"> installation</w:t>
      </w:r>
      <w:bookmarkEnd w:id="13"/>
      <w:bookmarkEnd w:id="14"/>
    </w:p>
    <w:p w:rsidR="00847FA2" w:rsidRPr="00690B52" w:rsidRDefault="00847FA2" w:rsidP="00847FA2"/>
    <w:p w:rsidR="00807E6D" w:rsidRPr="00690B52" w:rsidRDefault="00807E6D" w:rsidP="00F42FED">
      <w:r w:rsidRPr="00690B52">
        <w:t xml:space="preserve">Get </w:t>
      </w:r>
      <w:r w:rsidR="006E0AEF">
        <w:t>OdvSDN2CFPOINT</w:t>
      </w:r>
      <w:r w:rsidRPr="00690B52">
        <w:t xml:space="preserve"> software from SeaDataNet Web site:</w:t>
      </w:r>
    </w:p>
    <w:p w:rsidR="00807E6D" w:rsidRPr="00690B52" w:rsidRDefault="00205EFC" w:rsidP="00F42FED">
      <w:hyperlink r:id="rId17" w:history="1">
        <w:r w:rsidR="00847AAC" w:rsidRPr="004F11C1">
          <w:rPr>
            <w:rStyle w:val="Lienhypertexte"/>
          </w:rPr>
          <w:t>http://www.seadatanet.org/Standards-Software/Software/</w:t>
        </w:r>
        <w:r w:rsidR="006E0AEF">
          <w:rPr>
            <w:rStyle w:val="Lienhypertexte"/>
          </w:rPr>
          <w:t>OdvSDN2CFPOINT</w:t>
        </w:r>
      </w:hyperlink>
    </w:p>
    <w:p w:rsidR="00807E6D" w:rsidRPr="00690B52" w:rsidRDefault="00807E6D" w:rsidP="00F42FED"/>
    <w:p w:rsidR="000C145F" w:rsidRPr="00690B52" w:rsidRDefault="00807E6D" w:rsidP="00F42FED">
      <w:r w:rsidRPr="00690B52">
        <w:t>Copy the zip file on your computer, and unzip it.</w:t>
      </w:r>
    </w:p>
    <w:p w:rsidR="00F26788" w:rsidRDefault="00807E6D" w:rsidP="00F42FED">
      <w:r w:rsidRPr="00690B52">
        <w:t xml:space="preserve">You will get 2 files: install_ </w:t>
      </w:r>
      <w:r w:rsidR="006E0AEF">
        <w:t>OdvSDN2CFPOINT</w:t>
      </w:r>
      <w:r w:rsidR="000509C2">
        <w:t>.jar and launcher_</w:t>
      </w:r>
      <w:r w:rsidR="006E0AEF">
        <w:t>OdvSDN2CFPOINT</w:t>
      </w:r>
      <w:r w:rsidRPr="00690B52">
        <w:t>.bat</w:t>
      </w:r>
    </w:p>
    <w:p w:rsidR="00807E6D" w:rsidRPr="00690B52" w:rsidRDefault="000C145F" w:rsidP="00F42FED">
      <w:r>
        <w:t>(launcher_</w:t>
      </w:r>
      <w:r w:rsidR="006E0AEF">
        <w:t>OdvSDN2CFPOINT</w:t>
      </w:r>
      <w:r w:rsidR="00847AAC">
        <w:t>.sh for L</w:t>
      </w:r>
      <w:r>
        <w:t>inux)</w:t>
      </w:r>
    </w:p>
    <w:p w:rsidR="00807E6D" w:rsidRPr="00690B52" w:rsidRDefault="00807E6D" w:rsidP="00F42FED"/>
    <w:p w:rsidR="00F26788" w:rsidRDefault="00807E6D" w:rsidP="00F42FED">
      <w:r w:rsidRPr="00690B52">
        <w:t xml:space="preserve">To install </w:t>
      </w:r>
      <w:r w:rsidR="006E0AEF">
        <w:t>OdvSDN2CFPOINT</w:t>
      </w:r>
      <w:r w:rsidRPr="00690B52">
        <w:t xml:space="preserve"> dou</w:t>
      </w:r>
      <w:r w:rsidR="000C145F">
        <w:t xml:space="preserve">ble click on the file </w:t>
      </w:r>
    </w:p>
    <w:p w:rsidR="00807E6D" w:rsidRPr="00690B52" w:rsidRDefault="000C145F" w:rsidP="00F42FED">
      <w:r>
        <w:t>launcher_</w:t>
      </w:r>
      <w:r w:rsidR="006E0AEF">
        <w:t>OdvSDN2CFPOINT</w:t>
      </w:r>
      <w:r w:rsidR="00807E6D" w:rsidRPr="00690B52">
        <w:t>.bat</w:t>
      </w:r>
      <w:r>
        <w:t>(launcher_</w:t>
      </w:r>
      <w:r w:rsidR="006E0AEF">
        <w:t>OdvSDN2CFPOINT</w:t>
      </w:r>
      <w:r w:rsidR="00847AAC">
        <w:t>.sh for L</w:t>
      </w:r>
      <w:r>
        <w:t>inux)</w:t>
      </w:r>
      <w:r w:rsidR="00807E6D" w:rsidRPr="00690B52">
        <w:t>.</w:t>
      </w:r>
    </w:p>
    <w:p w:rsidR="00807E6D" w:rsidRPr="00690B52" w:rsidRDefault="00807E6D" w:rsidP="00F42FED"/>
    <w:p w:rsidR="00807E6D" w:rsidRPr="00690B52" w:rsidRDefault="00807E6D" w:rsidP="00F42FED">
      <w:r w:rsidRPr="00690B52">
        <w:t>Then select your language and run the installation:</w:t>
      </w:r>
    </w:p>
    <w:p w:rsidR="00807E6D" w:rsidRPr="00690B52" w:rsidRDefault="00807E6D" w:rsidP="00F42FED">
      <w:pPr>
        <w:pStyle w:val="Paragraphedeliste"/>
        <w:numPr>
          <w:ilvl w:val="0"/>
          <w:numId w:val="16"/>
        </w:numPr>
      </w:pPr>
      <w:r w:rsidRPr="00690B52">
        <w:t>Accept the terms of the license agreement.</w:t>
      </w:r>
    </w:p>
    <w:p w:rsidR="00807E6D" w:rsidRPr="00690B52" w:rsidRDefault="00807E6D" w:rsidP="00F42FED">
      <w:pPr>
        <w:pStyle w:val="Paragraphedeliste"/>
        <w:numPr>
          <w:ilvl w:val="0"/>
          <w:numId w:val="16"/>
        </w:numPr>
      </w:pPr>
      <w:r w:rsidRPr="00690B52">
        <w:t>Select the installation path (default is C:\Program Files\</w:t>
      </w:r>
      <w:r w:rsidR="006E0AEF">
        <w:t>OdvSDN2CFPOINT</w:t>
      </w:r>
      <w:r w:rsidR="005F27FF">
        <w:t xml:space="preserve"> for windows</w:t>
      </w:r>
      <w:r w:rsidRPr="00690B52">
        <w:t>), target directory is created if not exists.</w:t>
      </w:r>
    </w:p>
    <w:p w:rsidR="00847FA2" w:rsidRPr="00690B52" w:rsidRDefault="00807E6D" w:rsidP="00F42FED">
      <w:pPr>
        <w:pStyle w:val="Paragraphedeliste"/>
        <w:numPr>
          <w:ilvl w:val="0"/>
          <w:numId w:val="16"/>
        </w:numPr>
      </w:pPr>
      <w:r w:rsidRPr="00690B52">
        <w:t>If you want a shortcut on your Desktop check the box circled in red on the image below. You can create a shortcut for the current user or for all users of the computer (circled in blue)</w:t>
      </w:r>
      <w:r w:rsidR="00F42FED" w:rsidRPr="00690B52">
        <w:t>;</w:t>
      </w:r>
      <w:r w:rsidRPr="00690B52">
        <w:t xml:space="preserve"> by default “all users” is checked.</w:t>
      </w:r>
    </w:p>
    <w:p w:rsidR="00184FA1" w:rsidRPr="00690B52" w:rsidRDefault="00184FA1" w:rsidP="00184FA1"/>
    <w:p w:rsidR="00807E6D" w:rsidRPr="00690B52" w:rsidRDefault="00807E6D" w:rsidP="00807E6D"/>
    <w:p w:rsidR="00807E6D" w:rsidRPr="00690B52" w:rsidRDefault="00205EFC" w:rsidP="00807E6D">
      <w:pPr>
        <w:keepNext/>
        <w:jc w:val="center"/>
      </w:pPr>
      <w:r>
        <w:rPr>
          <w:noProof/>
          <w:lang w:val="fr-FR"/>
        </w:rPr>
        <w:pict>
          <v:oval id="Oval 5" o:spid="_x0000_s1028" style="position:absolute;left:0;text-align:left;margin-left:69.4pt;margin-top:50.35pt;width:18pt;height: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" filled="f" strokecolor="#548dd4 [1951]"/>
        </w:pict>
      </w:r>
      <w:r w:rsidR="00C46438">
        <w:rPr>
          <w:noProof/>
          <w:lang w:val="fr-FR"/>
        </w:rPr>
        <w:drawing>
          <wp:inline distT="0" distB="0" distL="0" distR="0">
            <wp:extent cx="4502211" cy="339412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2738" cy="3394526"/>
                    </a:xfrm>
                    <a:prstGeom prst="rect">
                      <a:avLst/>
                    </a:prstGeom>
                  </pic:spPr>
                </pic:pic>
              </a:graphicData>
            </a:graphic>
          </wp:inline>
        </w:drawing>
      </w:r>
    </w:p>
    <w:p w:rsidR="00807E6D" w:rsidRPr="00690B52" w:rsidRDefault="00807E6D" w:rsidP="00807E6D">
      <w:pPr>
        <w:pStyle w:val="Lgende"/>
        <w:jc w:val="center"/>
        <w:rPr>
          <w:lang w:val="en-GB"/>
        </w:rPr>
      </w:pPr>
      <w:bookmarkStart w:id="15" w:name="_Ref370890514"/>
      <w:bookmarkStart w:id="16" w:name="_Toc377628453"/>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2</w:t>
      </w:r>
      <w:r w:rsidR="00E56AC4" w:rsidRPr="00690B52">
        <w:rPr>
          <w:lang w:val="en-GB"/>
        </w:rPr>
        <w:fldChar w:fldCharType="end"/>
      </w:r>
      <w:r w:rsidRPr="00690B52">
        <w:rPr>
          <w:lang w:val="en-GB"/>
        </w:rPr>
        <w:t xml:space="preserve"> - Installation of </w:t>
      </w:r>
      <w:r w:rsidR="006E0AEF">
        <w:rPr>
          <w:lang w:val="en-GB"/>
        </w:rPr>
        <w:t>OdvSDN2CFPOINT</w:t>
      </w:r>
      <w:r w:rsidRPr="00690B52">
        <w:rPr>
          <w:lang w:val="en-GB"/>
        </w:rPr>
        <w:t xml:space="preserve"> – definition of shortcuts.</w:t>
      </w:r>
      <w:bookmarkEnd w:id="15"/>
      <w:bookmarkEnd w:id="16"/>
    </w:p>
    <w:p w:rsidR="00184FA1" w:rsidRPr="00690B52" w:rsidRDefault="00184FA1" w:rsidP="00807E6D"/>
    <w:p w:rsidR="00184FA1" w:rsidRPr="00690B52" w:rsidRDefault="00184FA1">
      <w:pPr>
        <w:jc w:val="left"/>
        <w:rPr>
          <w:rFonts w:eastAsia="Arial Unicode MS"/>
        </w:rPr>
      </w:pPr>
      <w:r w:rsidRPr="00690B52">
        <w:rPr>
          <w:rFonts w:eastAsia="Arial Unicode MS"/>
        </w:rPr>
        <w:br w:type="page"/>
      </w:r>
    </w:p>
    <w:p w:rsidR="00184FA1" w:rsidRPr="00690B52" w:rsidRDefault="00807E6D" w:rsidP="00F42FED">
      <w:pPr>
        <w:rPr>
          <w:rFonts w:eastAsia="Arial Unicode MS"/>
        </w:rPr>
      </w:pPr>
      <w:r w:rsidRPr="00690B52">
        <w:rPr>
          <w:rFonts w:eastAsia="Arial Unicode MS"/>
        </w:rPr>
        <w:t>The shortcuts are created in the desktop and in the Start menu of the computer with the following icon:</w:t>
      </w:r>
    </w:p>
    <w:p w:rsidR="00184FA1" w:rsidRPr="00690B52" w:rsidRDefault="00184FA1" w:rsidP="00F42FED">
      <w:pPr>
        <w:rPr>
          <w:rFonts w:eastAsia="Arial Unicode MS"/>
        </w:rPr>
      </w:pPr>
    </w:p>
    <w:p w:rsidR="00184FA1" w:rsidRPr="00690B52" w:rsidRDefault="0047758D" w:rsidP="00807E6D">
      <w:pPr>
        <w:rPr>
          <w:rFonts w:eastAsia="Arial Unicode MS"/>
        </w:rPr>
      </w:pPr>
      <w:r>
        <w:rPr>
          <w:rFonts w:eastAsia="Arial Unicode MS"/>
          <w:noProof/>
          <w:lang w:val="fr-FR"/>
        </w:rPr>
        <w:drawing>
          <wp:inline distT="0" distB="0" distL="0" distR="0">
            <wp:extent cx="945515" cy="697230"/>
            <wp:effectExtent l="0" t="0" r="6985"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5515" cy="697230"/>
                    </a:xfrm>
                    <a:prstGeom prst="rect">
                      <a:avLst/>
                    </a:prstGeom>
                    <a:noFill/>
                    <a:ln>
                      <a:noFill/>
                    </a:ln>
                  </pic:spPr>
                </pic:pic>
              </a:graphicData>
            </a:graphic>
          </wp:inline>
        </w:drawing>
      </w:r>
      <w:r w:rsidR="00184FA1" w:rsidRPr="00690B52">
        <w:rPr>
          <w:rFonts w:eastAsia="Arial Unicode MS"/>
        </w:rPr>
        <w:t xml:space="preserve">on the desktop or </w:t>
      </w:r>
      <w:r>
        <w:rPr>
          <w:rFonts w:eastAsia="Arial Unicode MS"/>
          <w:noProof/>
          <w:lang w:val="fr-FR"/>
        </w:rPr>
        <w:drawing>
          <wp:inline distT="0" distB="0" distL="0" distR="0">
            <wp:extent cx="2146300" cy="565785"/>
            <wp:effectExtent l="0" t="0" r="635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6300" cy="565785"/>
                    </a:xfrm>
                    <a:prstGeom prst="rect">
                      <a:avLst/>
                    </a:prstGeom>
                    <a:noFill/>
                    <a:ln>
                      <a:noFill/>
                    </a:ln>
                  </pic:spPr>
                </pic:pic>
              </a:graphicData>
            </a:graphic>
          </wp:inline>
        </w:drawing>
      </w:r>
      <w:r w:rsidR="00184FA1" w:rsidRPr="00690B52">
        <w:rPr>
          <w:rFonts w:eastAsia="Arial Unicode MS"/>
        </w:rPr>
        <w:t xml:space="preserve"> in the start menu under the group define in the circled in green field in </w:t>
      </w:r>
      <w:r w:rsidR="00205EFC">
        <w:fldChar w:fldCharType="begin"/>
      </w:r>
      <w:r w:rsidR="00205EFC">
        <w:instrText xml:space="preserve"> REF _Ref370890514 \h  \* MERGEFORMAT </w:instrText>
      </w:r>
      <w:r w:rsidR="00205EFC">
        <w:fldChar w:fldCharType="separate"/>
      </w:r>
      <w:ins w:id="17" w:author="Michele FICHAUT, Ifremer Brest PDG-IMN-IDM-SISME" w:date="2015-07-22T11:56:00Z">
        <w:r w:rsidR="00205EFC" w:rsidRPr="00690B52">
          <w:t xml:space="preserve">Figure </w:t>
        </w:r>
        <w:r w:rsidR="00205EFC">
          <w:t>2</w:t>
        </w:r>
        <w:r w:rsidR="00205EFC" w:rsidRPr="00690B52">
          <w:t xml:space="preserve"> - Installation of </w:t>
        </w:r>
        <w:r w:rsidR="00205EFC">
          <w:t>OdvSDN2CFPOINT</w:t>
        </w:r>
        <w:r w:rsidR="00205EFC" w:rsidRPr="00690B52">
          <w:t xml:space="preserve"> – definition of shortcuts.</w:t>
        </w:r>
      </w:ins>
      <w:del w:id="18" w:author="Michele FICHAUT, Ifremer Brest PDG-IMN-IDM-SISME" w:date="2015-07-22T11:56:00Z">
        <w:r w:rsidR="00B6005B" w:rsidRPr="00690B52" w:rsidDel="00205EFC">
          <w:delText xml:space="preserve">Figure </w:delText>
        </w:r>
        <w:r w:rsidR="00B6005B" w:rsidDel="00205EFC">
          <w:delText>2</w:delText>
        </w:r>
        <w:r w:rsidR="00B6005B" w:rsidRPr="00690B52" w:rsidDel="00205EFC">
          <w:delText xml:space="preserve"> - Installation of </w:delText>
        </w:r>
        <w:r w:rsidR="00B6005B" w:rsidDel="00205EFC">
          <w:delText>OdvSDN2CFPOINT</w:delText>
        </w:r>
        <w:r w:rsidR="00B6005B" w:rsidRPr="00690B52" w:rsidDel="00205EFC">
          <w:delText xml:space="preserve"> – definition of shortcuts.</w:delText>
        </w:r>
      </w:del>
      <w:r w:rsidR="00205EFC">
        <w:fldChar w:fldCharType="end"/>
      </w:r>
      <w:r w:rsidR="00607C47" w:rsidRPr="00690B52">
        <w:rPr>
          <w:rFonts w:eastAsia="Arial Unicode MS"/>
        </w:rPr>
        <w:t>.</w:t>
      </w:r>
    </w:p>
    <w:p w:rsidR="00184FA1" w:rsidRPr="00690B52" w:rsidRDefault="00184FA1" w:rsidP="00807E6D"/>
    <w:p w:rsidR="00F42FED" w:rsidRPr="00690B52" w:rsidRDefault="00C46438" w:rsidP="00F42FED">
      <w:pPr>
        <w:keepNext/>
        <w:jc w:val="center"/>
      </w:pPr>
      <w:r>
        <w:rPr>
          <w:noProof/>
          <w:lang w:val="fr-FR"/>
        </w:rPr>
        <w:drawing>
          <wp:inline distT="0" distB="0" distL="0" distR="0">
            <wp:extent cx="3704095" cy="2792444"/>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6682" cy="2794394"/>
                    </a:xfrm>
                    <a:prstGeom prst="rect">
                      <a:avLst/>
                    </a:prstGeom>
                  </pic:spPr>
                </pic:pic>
              </a:graphicData>
            </a:graphic>
          </wp:inline>
        </w:drawing>
      </w:r>
    </w:p>
    <w:p w:rsidR="00F42FED" w:rsidRPr="00690B52" w:rsidRDefault="00F42FED" w:rsidP="00F42FED">
      <w:pPr>
        <w:pStyle w:val="Lgende"/>
        <w:jc w:val="center"/>
        <w:rPr>
          <w:lang w:val="en-GB"/>
        </w:rPr>
      </w:pPr>
      <w:bookmarkStart w:id="19" w:name="_Ref370890674"/>
      <w:bookmarkStart w:id="20" w:name="_Toc377628454"/>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3</w:t>
      </w:r>
      <w:r w:rsidR="00E56AC4" w:rsidRPr="00690B52">
        <w:rPr>
          <w:lang w:val="en-GB"/>
        </w:rPr>
        <w:fldChar w:fldCharType="end"/>
      </w:r>
      <w:r w:rsidRPr="00690B52">
        <w:rPr>
          <w:lang w:val="en-GB"/>
        </w:rPr>
        <w:t xml:space="preserve"> - Last screen of </w:t>
      </w:r>
      <w:r w:rsidR="006E0AEF">
        <w:rPr>
          <w:lang w:val="en-GB"/>
        </w:rPr>
        <w:t>OdvSDN2CFPOINT</w:t>
      </w:r>
      <w:r w:rsidRPr="00690B52">
        <w:rPr>
          <w:lang w:val="en-GB"/>
        </w:rPr>
        <w:t xml:space="preserve"> installation</w:t>
      </w:r>
      <w:bookmarkEnd w:id="19"/>
      <w:bookmarkEnd w:id="20"/>
    </w:p>
    <w:p w:rsidR="00F42FED" w:rsidRPr="00690B52" w:rsidRDefault="00F42FED" w:rsidP="00F42FED">
      <w:pPr>
        <w:rPr>
          <w:rFonts w:eastAsia="Arial Unicode MS"/>
        </w:rPr>
      </w:pPr>
      <w:r w:rsidRPr="00690B52">
        <w:rPr>
          <w:rFonts w:eastAsia="Arial Unicode MS"/>
        </w:rPr>
        <w:t xml:space="preserve">If </w:t>
      </w:r>
      <w:r w:rsidR="006E0AEF">
        <w:rPr>
          <w:rFonts w:cs="Arial"/>
        </w:rPr>
        <w:t>OdvSDN2CFPOINT</w:t>
      </w:r>
      <w:r w:rsidRPr="00690B52">
        <w:rPr>
          <w:rFonts w:eastAsia="Arial Unicode MS"/>
        </w:rPr>
        <w:t xml:space="preserve"> needs to be installed on several computers it is possible to “Generate an automatic installation script, by clicking on the appropriate button on the last screen of </w:t>
      </w:r>
      <w:r w:rsidR="006E0AEF">
        <w:rPr>
          <w:rFonts w:cs="Arial"/>
        </w:rPr>
        <w:t>OdvSDN2CFPOINT</w:t>
      </w:r>
      <w:r w:rsidRPr="00690B52">
        <w:rPr>
          <w:rFonts w:eastAsia="Arial Unicode MS"/>
        </w:rPr>
        <w:t xml:space="preserve"> installation (</w:t>
      </w:r>
      <w:r w:rsidR="00E56AC4" w:rsidRPr="00690B52">
        <w:rPr>
          <w:rFonts w:eastAsia="Arial Unicode MS"/>
        </w:rPr>
        <w:fldChar w:fldCharType="begin"/>
      </w:r>
      <w:r w:rsidRPr="00690B52">
        <w:rPr>
          <w:rFonts w:eastAsia="Arial Unicode MS"/>
        </w:rPr>
        <w:instrText xml:space="preserve"> REF _Ref370890674 \h </w:instrText>
      </w:r>
      <w:r w:rsidR="00E56AC4" w:rsidRPr="00690B52">
        <w:rPr>
          <w:rFonts w:eastAsia="Arial Unicode MS"/>
        </w:rPr>
      </w:r>
      <w:r w:rsidR="00E56AC4" w:rsidRPr="00690B52">
        <w:rPr>
          <w:rFonts w:eastAsia="Arial Unicode MS"/>
        </w:rPr>
        <w:fldChar w:fldCharType="separate"/>
      </w:r>
      <w:ins w:id="21" w:author="Michele FICHAUT, Ifremer Brest PDG-IMN-IDM-SISME" w:date="2015-07-22T11:56:00Z">
        <w:r w:rsidR="00205EFC" w:rsidRPr="00690B52">
          <w:t xml:space="preserve">Figure </w:t>
        </w:r>
        <w:r w:rsidR="00205EFC">
          <w:rPr>
            <w:noProof/>
          </w:rPr>
          <w:t>3</w:t>
        </w:r>
        <w:r w:rsidR="00205EFC" w:rsidRPr="00690B52">
          <w:t xml:space="preserve"> - Last screen of </w:t>
        </w:r>
        <w:r w:rsidR="00205EFC">
          <w:t>OdvSDN2CFPOINT</w:t>
        </w:r>
        <w:r w:rsidR="00205EFC" w:rsidRPr="00690B52">
          <w:t xml:space="preserve"> installation</w:t>
        </w:r>
      </w:ins>
      <w:del w:id="22" w:author="Michele FICHAUT, Ifremer Brest PDG-IMN-IDM-SISME" w:date="2015-07-22T11:56:00Z">
        <w:r w:rsidR="00B6005B" w:rsidRPr="00690B52" w:rsidDel="00205EFC">
          <w:delText xml:space="preserve">Figure </w:delText>
        </w:r>
        <w:r w:rsidR="00B6005B" w:rsidDel="00205EFC">
          <w:rPr>
            <w:noProof/>
          </w:rPr>
          <w:delText>3</w:delText>
        </w:r>
        <w:r w:rsidR="00B6005B" w:rsidRPr="00690B52" w:rsidDel="00205EFC">
          <w:delText xml:space="preserve"> - Last screen of </w:delText>
        </w:r>
        <w:r w:rsidR="00B6005B" w:rsidDel="00205EFC">
          <w:delText>OdvSDN2CFPOINT</w:delText>
        </w:r>
        <w:r w:rsidR="00B6005B" w:rsidRPr="00690B52" w:rsidDel="00205EFC">
          <w:delText xml:space="preserve"> installation</w:delText>
        </w:r>
      </w:del>
      <w:r w:rsidR="00E56AC4" w:rsidRPr="00690B52">
        <w:rPr>
          <w:rFonts w:eastAsia="Arial Unicode MS"/>
        </w:rPr>
        <w:fldChar w:fldCharType="end"/>
      </w:r>
      <w:r w:rsidRPr="00690B52">
        <w:rPr>
          <w:rFonts w:eastAsia="Arial Unicode MS"/>
        </w:rPr>
        <w:t>).</w:t>
      </w:r>
    </w:p>
    <w:p w:rsidR="00F42FED" w:rsidRPr="00690B52" w:rsidRDefault="00F42FED" w:rsidP="00F42FED"/>
    <w:p w:rsidR="00F42FED" w:rsidRPr="00690B52" w:rsidRDefault="006E0AEF" w:rsidP="00F42FED">
      <w:pPr>
        <w:pStyle w:val="Titre2"/>
      </w:pPr>
      <w:bookmarkStart w:id="23" w:name="_Toc377628634"/>
      <w:r>
        <w:t>OdvSDN2CFPOINT</w:t>
      </w:r>
      <w:r w:rsidR="00F42FED" w:rsidRPr="00690B52">
        <w:t xml:space="preserve"> uninstallation</w:t>
      </w:r>
      <w:bookmarkEnd w:id="23"/>
    </w:p>
    <w:p w:rsidR="00F42FED" w:rsidRPr="00690B52" w:rsidRDefault="00F42FED" w:rsidP="00F42FED"/>
    <w:p w:rsidR="00F42FED" w:rsidRPr="00690B52" w:rsidRDefault="00F42FED" w:rsidP="00F42FED">
      <w:r w:rsidRPr="00690B52">
        <w:t xml:space="preserve">If you want to remove </w:t>
      </w:r>
      <w:r w:rsidR="006E0AEF">
        <w:t>OdvSDN2CFPOINT</w:t>
      </w:r>
      <w:r w:rsidRPr="00690B52">
        <w:t xml:space="preserve"> from your computer, run the uninstaller by selecting </w:t>
      </w:r>
      <w:r w:rsidR="006E0AEF">
        <w:t>OdvSDN2CFPOINT</w:t>
      </w:r>
      <w:r w:rsidRPr="00690B52">
        <w:t xml:space="preserve"> Uninstaller in the start menu of your computer (cf. </w:t>
      </w:r>
      <w:r w:rsidR="00E56AC4" w:rsidRPr="00690B52">
        <w:fldChar w:fldCharType="begin"/>
      </w:r>
      <w:r w:rsidRPr="00690B52">
        <w:instrText xml:space="preserve"> REF _Ref370890768 \h </w:instrText>
      </w:r>
      <w:r w:rsidR="00E56AC4" w:rsidRPr="00690B52">
        <w:fldChar w:fldCharType="separate"/>
      </w:r>
      <w:ins w:id="24" w:author="Michele FICHAUT, Ifremer Brest PDG-IMN-IDM-SISME" w:date="2015-07-22T11:56:00Z">
        <w:r w:rsidR="00205EFC">
          <w:t>OdvSDN2CFPOINT</w:t>
        </w:r>
        <w:r w:rsidR="00205EFC" w:rsidRPr="00690B52">
          <w:t xml:space="preserve"> installation</w:t>
        </w:r>
      </w:ins>
      <w:del w:id="25" w:author="Michele FICHAUT, Ifremer Brest PDG-IMN-IDM-SISME" w:date="2015-07-22T11:56:00Z">
        <w:r w:rsidR="00B6005B" w:rsidDel="00205EFC">
          <w:delText>OdvSDN2CFPOINT</w:delText>
        </w:r>
        <w:r w:rsidR="00B6005B" w:rsidRPr="00690B52" w:rsidDel="00205EFC">
          <w:delText xml:space="preserve"> installation</w:delText>
        </w:r>
      </w:del>
      <w:r w:rsidR="00E56AC4" w:rsidRPr="00690B52">
        <w:fldChar w:fldCharType="end"/>
      </w:r>
      <w:r w:rsidRPr="00690B52">
        <w:t>).</w:t>
      </w:r>
    </w:p>
    <w:p w:rsidR="00F42FED" w:rsidRPr="00690B52" w:rsidRDefault="00F42FED" w:rsidP="00F42FED">
      <w:r w:rsidRPr="00690B52">
        <w:t>If running the uninstaller generate</w:t>
      </w:r>
      <w:r w:rsidR="00847AAC">
        <w:t>s</w:t>
      </w:r>
      <w:r w:rsidRPr="00690B52">
        <w:t xml:space="preserve"> the following message:</w:t>
      </w:r>
    </w:p>
    <w:p w:rsidR="00F42FED" w:rsidRPr="00690B52" w:rsidRDefault="00F42FED" w:rsidP="00F42FED"/>
    <w:p w:rsidR="00F42FED" w:rsidRPr="00690B52" w:rsidRDefault="009A22BE" w:rsidP="00F42FED">
      <w:pPr>
        <w:keepNext/>
        <w:jc w:val="center"/>
      </w:pPr>
      <w:r w:rsidRPr="00690B52">
        <w:rPr>
          <w:noProof/>
          <w:lang w:val="fr-FR"/>
        </w:rPr>
        <w:drawing>
          <wp:inline distT="0" distB="0" distL="0" distR="0">
            <wp:extent cx="3667125" cy="16287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7125" cy="1628775"/>
                    </a:xfrm>
                    <a:prstGeom prst="rect">
                      <a:avLst/>
                    </a:prstGeom>
                  </pic:spPr>
                </pic:pic>
              </a:graphicData>
            </a:graphic>
          </wp:inline>
        </w:drawing>
      </w:r>
    </w:p>
    <w:p w:rsidR="00F42FED" w:rsidRPr="00690B52" w:rsidRDefault="00F42FED" w:rsidP="00F42FED">
      <w:pPr>
        <w:pStyle w:val="Lgende"/>
        <w:jc w:val="center"/>
        <w:rPr>
          <w:lang w:val="en-GB"/>
        </w:rPr>
      </w:pPr>
      <w:bookmarkStart w:id="26" w:name="_Toc377628455"/>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4</w:t>
      </w:r>
      <w:r w:rsidR="00E56AC4" w:rsidRPr="00690B52">
        <w:rPr>
          <w:lang w:val="en-GB"/>
        </w:rPr>
        <w:fldChar w:fldCharType="end"/>
      </w:r>
      <w:r w:rsidRPr="00690B52">
        <w:rPr>
          <w:lang w:val="en-GB"/>
        </w:rPr>
        <w:t xml:space="preserve"> - error uninstaller message</w:t>
      </w:r>
      <w:bookmarkEnd w:id="26"/>
    </w:p>
    <w:p w:rsidR="00F42FED" w:rsidRPr="00690B52" w:rsidRDefault="00F42FED" w:rsidP="00F42FED"/>
    <w:p w:rsidR="004339C1" w:rsidRDefault="00F42FED" w:rsidP="009A22BE">
      <w:pPr>
        <w:pStyle w:val="Corpsdetexte"/>
        <w:ind w:left="0"/>
      </w:pPr>
      <w:r w:rsidRPr="00690B52">
        <w:t>Pleas</w:t>
      </w:r>
      <w:r w:rsidR="002C69FC">
        <w:t>e</w:t>
      </w:r>
      <w:r w:rsidRPr="00690B52">
        <w:t xml:space="preserve"> run: </w:t>
      </w:r>
    </w:p>
    <w:p w:rsidR="00F42FED" w:rsidRPr="00690B52" w:rsidRDefault="00F42FED" w:rsidP="009A22BE">
      <w:pPr>
        <w:pStyle w:val="Corpsdetexte"/>
        <w:ind w:left="0"/>
        <w:rPr>
          <w:rFonts w:eastAsia="Arial Unicode MS"/>
        </w:rPr>
      </w:pPr>
      <w:r w:rsidRPr="00690B52">
        <w:t>&lt;</w:t>
      </w:r>
      <w:r w:rsidR="006E0AEF">
        <w:t>OdvSDN2CFPOINT</w:t>
      </w:r>
      <w:r w:rsidRPr="00690B52">
        <w:t>_</w:t>
      </w:r>
      <w:r w:rsidRPr="00690B52">
        <w:rPr>
          <w:rFonts w:eastAsia="Arial Unicode MS"/>
          <w:i/>
        </w:rPr>
        <w:t>Installation_directory&gt;</w:t>
      </w:r>
      <w:r w:rsidRPr="00690B52">
        <w:rPr>
          <w:rFonts w:eastAsia="Arial Unicode MS"/>
        </w:rPr>
        <w:t>\Uninstaller\launcher_uninstaller.bat</w:t>
      </w:r>
      <w:r w:rsidR="000C145F">
        <w:t>(</w:t>
      </w:r>
      <w:r w:rsidR="000C145F">
        <w:rPr>
          <w:rFonts w:eastAsia="Arial Unicode MS"/>
        </w:rPr>
        <w:t>launcher_uninstaller</w:t>
      </w:r>
      <w:r w:rsidR="00847AAC">
        <w:t>.sh for L</w:t>
      </w:r>
      <w:r w:rsidR="000C145F">
        <w:t>inux)</w:t>
      </w:r>
      <w:r w:rsidRPr="00690B52">
        <w:rPr>
          <w:rFonts w:eastAsia="Arial Unicode MS"/>
        </w:rPr>
        <w:t>.</w:t>
      </w:r>
    </w:p>
    <w:p w:rsidR="00F42FED" w:rsidRPr="00690B52" w:rsidRDefault="00F42FED" w:rsidP="00F42FED">
      <w:pPr>
        <w:rPr>
          <w:rFonts w:eastAsia="Arial Unicode MS"/>
        </w:rPr>
      </w:pPr>
      <w:r w:rsidRPr="00690B52">
        <w:rPr>
          <w:rFonts w:eastAsia="Arial Unicode MS"/>
        </w:rPr>
        <w:t>The following window opens:</w:t>
      </w:r>
    </w:p>
    <w:p w:rsidR="00F42FED" w:rsidRPr="00690B52" w:rsidRDefault="00F42FED" w:rsidP="00F42FED">
      <w:pPr>
        <w:rPr>
          <w:rFonts w:eastAsia="Arial Unicode MS"/>
        </w:rPr>
      </w:pPr>
    </w:p>
    <w:p w:rsidR="00F42FED" w:rsidRPr="00690B52" w:rsidRDefault="00C46438" w:rsidP="00F42FED">
      <w:pPr>
        <w:keepNext/>
        <w:jc w:val="center"/>
      </w:pPr>
      <w:r>
        <w:rPr>
          <w:noProof/>
          <w:lang w:val="fr-FR"/>
        </w:rPr>
        <w:drawing>
          <wp:inline distT="0" distB="0" distL="0" distR="0">
            <wp:extent cx="3171825" cy="16097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71825" cy="1609725"/>
                    </a:xfrm>
                    <a:prstGeom prst="rect">
                      <a:avLst/>
                    </a:prstGeom>
                  </pic:spPr>
                </pic:pic>
              </a:graphicData>
            </a:graphic>
          </wp:inline>
        </w:drawing>
      </w:r>
    </w:p>
    <w:p w:rsidR="00F42FED" w:rsidRPr="00690B52" w:rsidRDefault="00F42FED" w:rsidP="00F42FED">
      <w:pPr>
        <w:pStyle w:val="Lgende"/>
        <w:jc w:val="center"/>
        <w:rPr>
          <w:lang w:val="en-GB"/>
        </w:rPr>
      </w:pPr>
      <w:bookmarkStart w:id="27" w:name="_Toc377628456"/>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5</w:t>
      </w:r>
      <w:r w:rsidR="00E56AC4" w:rsidRPr="00690B52">
        <w:rPr>
          <w:lang w:val="en-GB"/>
        </w:rPr>
        <w:fldChar w:fldCharType="end"/>
      </w:r>
      <w:r w:rsidRPr="00690B52">
        <w:rPr>
          <w:lang w:val="en-GB"/>
        </w:rPr>
        <w:t xml:space="preserve"> - uninstallation screen</w:t>
      </w:r>
      <w:bookmarkEnd w:id="27"/>
    </w:p>
    <w:p w:rsidR="00F42FED" w:rsidRPr="00690B52" w:rsidRDefault="00F42FED" w:rsidP="00F42FED"/>
    <w:p w:rsidR="00F42FED" w:rsidRPr="00690B52" w:rsidRDefault="00F42FED" w:rsidP="00F42FED">
      <w:pPr>
        <w:pStyle w:val="Corpsdetexte"/>
        <w:ind w:left="0"/>
        <w:rPr>
          <w:rFonts w:eastAsia="Arial Unicode MS"/>
        </w:rPr>
      </w:pPr>
      <w:r w:rsidRPr="00690B52">
        <w:rPr>
          <w:rFonts w:eastAsia="Arial Unicode MS"/>
        </w:rPr>
        <w:t>Click on Force the deletion of C:\</w:t>
      </w:r>
      <w:r w:rsidR="000509C2">
        <w:rPr>
          <w:rFonts w:eastAsia="Arial Unicode MS"/>
        </w:rPr>
        <w:t>&lt;</w:t>
      </w:r>
      <w:r w:rsidR="006E0AEF">
        <w:rPr>
          <w:rFonts w:eastAsia="Arial Unicode MS"/>
        </w:rPr>
        <w:t>OdvSDN2CFPOINT</w:t>
      </w:r>
      <w:r w:rsidRPr="00690B52">
        <w:rPr>
          <w:rFonts w:eastAsia="Arial Unicode MS"/>
        </w:rPr>
        <w:t>_Installation_directory</w:t>
      </w:r>
      <w:r w:rsidR="000509C2">
        <w:rPr>
          <w:rFonts w:eastAsia="Arial Unicode MS"/>
        </w:rPr>
        <w:t>&gt;</w:t>
      </w:r>
      <w:r w:rsidRPr="00690B52">
        <w:rPr>
          <w:rFonts w:eastAsia="Arial Unicode MS"/>
        </w:rPr>
        <w:t xml:space="preserve"> and then click on Uninstall.</w:t>
      </w:r>
    </w:p>
    <w:p w:rsidR="006B721B" w:rsidRPr="00690B52" w:rsidRDefault="006B721B">
      <w:pPr>
        <w:jc w:val="left"/>
        <w:rPr>
          <w:rFonts w:eastAsia="Arial Unicode MS"/>
        </w:rPr>
      </w:pPr>
      <w:r w:rsidRPr="00690B52">
        <w:rPr>
          <w:rFonts w:eastAsia="Arial Unicode MS"/>
        </w:rPr>
        <w:br w:type="page"/>
      </w:r>
    </w:p>
    <w:p w:rsidR="00F42FED" w:rsidRPr="00690B52" w:rsidRDefault="006B721B" w:rsidP="006B721B">
      <w:pPr>
        <w:pStyle w:val="Titre1"/>
        <w:rPr>
          <w:rFonts w:eastAsia="Arial Unicode MS"/>
        </w:rPr>
      </w:pPr>
      <w:bookmarkStart w:id="28" w:name="_Toc377628635"/>
      <w:r w:rsidRPr="00690B52">
        <w:rPr>
          <w:rFonts w:eastAsia="Arial Unicode MS"/>
        </w:rPr>
        <w:t xml:space="preserve">RUNNING </w:t>
      </w:r>
      <w:r w:rsidR="006E0AEF">
        <w:rPr>
          <w:rFonts w:eastAsia="Arial Unicode MS"/>
        </w:rPr>
        <w:t>OdvSDN2CFPOINT</w:t>
      </w:r>
      <w:bookmarkEnd w:id="28"/>
    </w:p>
    <w:p w:rsidR="00C13C70" w:rsidRPr="00690B52" w:rsidRDefault="00C13C70" w:rsidP="00C13C70">
      <w:pPr>
        <w:pStyle w:val="Titre2"/>
      </w:pPr>
      <w:bookmarkStart w:id="29" w:name="_Toc377628636"/>
      <w:r w:rsidRPr="00690B52">
        <w:t>Main Menu</w:t>
      </w:r>
      <w:bookmarkEnd w:id="29"/>
    </w:p>
    <w:p w:rsidR="00C13C70" w:rsidRPr="00690B52" w:rsidRDefault="00C13C70" w:rsidP="00C13C70"/>
    <w:p w:rsidR="00C13C70" w:rsidRPr="00690B52" w:rsidRDefault="00C13C70" w:rsidP="00C13C70">
      <w:r w:rsidRPr="00690B52">
        <w:t xml:space="preserve">The main menu of </w:t>
      </w:r>
      <w:r w:rsidR="006E0AEF">
        <w:t>OdvSDN2CFPOINT</w:t>
      </w:r>
      <w:r w:rsidRPr="00690B52">
        <w:t xml:space="preserve"> has 3 choices:</w:t>
      </w:r>
    </w:p>
    <w:p w:rsidR="00C13C70" w:rsidRPr="00690B52" w:rsidRDefault="00C13C70" w:rsidP="00C13C70">
      <w:pPr>
        <w:pStyle w:val="Paragraphedeliste"/>
        <w:numPr>
          <w:ilvl w:val="0"/>
          <w:numId w:val="17"/>
        </w:numPr>
      </w:pPr>
      <w:r w:rsidRPr="00690B52">
        <w:t>Options/Settings</w:t>
      </w:r>
    </w:p>
    <w:p w:rsidR="00C13C70" w:rsidRPr="00690B52" w:rsidRDefault="00C13C70" w:rsidP="00C13C70">
      <w:pPr>
        <w:pStyle w:val="Paragraphedeliste"/>
        <w:numPr>
          <w:ilvl w:val="0"/>
          <w:numId w:val="17"/>
        </w:numPr>
      </w:pPr>
      <w:r w:rsidRPr="00690B52">
        <w:t>Options/Vocabulary update</w:t>
      </w:r>
    </w:p>
    <w:p w:rsidR="00C13C70" w:rsidRPr="00690B52" w:rsidRDefault="00C13C70" w:rsidP="00C13C70">
      <w:pPr>
        <w:pStyle w:val="Paragraphedeliste"/>
        <w:numPr>
          <w:ilvl w:val="0"/>
          <w:numId w:val="17"/>
        </w:numPr>
      </w:pPr>
      <w:r w:rsidRPr="00690B52">
        <w:t xml:space="preserve">?/About </w:t>
      </w:r>
      <w:r w:rsidR="006E0AEF">
        <w:t>OdvSDN2CFPOINT</w:t>
      </w:r>
    </w:p>
    <w:p w:rsidR="00C13C70" w:rsidRPr="00690B52" w:rsidRDefault="00C13C70" w:rsidP="00C13C70"/>
    <w:p w:rsidR="00C13C70" w:rsidRPr="00690B52" w:rsidRDefault="00284563" w:rsidP="00C13C70">
      <w:pPr>
        <w:pStyle w:val="Titre3"/>
      </w:pPr>
      <w:bookmarkStart w:id="30" w:name="_Ref370893428"/>
      <w:bookmarkStart w:id="31" w:name="_Toc377628637"/>
      <w:r w:rsidRPr="00690B52">
        <w:t>Settings</w:t>
      </w:r>
      <w:bookmarkEnd w:id="30"/>
      <w:bookmarkEnd w:id="31"/>
    </w:p>
    <w:p w:rsidR="00007B64" w:rsidRPr="00690B52" w:rsidRDefault="00007B64" w:rsidP="00007B64"/>
    <w:p w:rsidR="00007B64" w:rsidRPr="00690B52" w:rsidRDefault="00007B64" w:rsidP="00007B64">
      <w:r w:rsidRPr="00690B52">
        <w:t>This screen is to:</w:t>
      </w:r>
    </w:p>
    <w:p w:rsidR="00007B64" w:rsidRPr="00690B52" w:rsidRDefault="00007B64" w:rsidP="00007B64">
      <w:pPr>
        <w:pStyle w:val="Paragraphedeliste"/>
        <w:numPr>
          <w:ilvl w:val="0"/>
          <w:numId w:val="18"/>
        </w:numPr>
      </w:pPr>
      <w:r w:rsidRPr="00690B52">
        <w:t xml:space="preserve">Choose the language of </w:t>
      </w:r>
      <w:r w:rsidR="006E0AEF">
        <w:t>OdvSDN2CFPOINT</w:t>
      </w:r>
      <w:r w:rsidRPr="00690B52">
        <w:t>. To take into account language change, user must exit and restart the software.</w:t>
      </w:r>
    </w:p>
    <w:p w:rsidR="00007B64" w:rsidRPr="00690B52" w:rsidRDefault="00007B64" w:rsidP="00007B64">
      <w:pPr>
        <w:pStyle w:val="Paragraphedeliste"/>
        <w:numPr>
          <w:ilvl w:val="0"/>
          <w:numId w:val="18"/>
        </w:numPr>
      </w:pPr>
      <w:r w:rsidRPr="00690B52">
        <w:t>Define a manual PROXY configuration: if box “Use manual Proxy configuration” is checked, HTTP Proxy address and Port are mandatory.</w:t>
      </w:r>
    </w:p>
    <w:p w:rsidR="00007B64" w:rsidRPr="00690B52" w:rsidRDefault="00007B64" w:rsidP="00007B64"/>
    <w:p w:rsidR="00007B64" w:rsidRPr="00690B52" w:rsidRDefault="00C46438" w:rsidP="00483109">
      <w:pPr>
        <w:jc w:val="center"/>
      </w:pPr>
      <w:r>
        <w:rPr>
          <w:noProof/>
          <w:lang w:val="fr-FR"/>
        </w:rPr>
        <w:drawing>
          <wp:inline distT="0" distB="0" distL="0" distR="0">
            <wp:extent cx="4091552" cy="2171027"/>
            <wp:effectExtent l="0" t="0" r="4445"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93535" cy="2172079"/>
                    </a:xfrm>
                    <a:prstGeom prst="rect">
                      <a:avLst/>
                    </a:prstGeom>
                  </pic:spPr>
                </pic:pic>
              </a:graphicData>
            </a:graphic>
          </wp:inline>
        </w:drawing>
      </w:r>
    </w:p>
    <w:p w:rsidR="00284563" w:rsidRPr="00690B52" w:rsidRDefault="00007B64" w:rsidP="00007B64">
      <w:pPr>
        <w:pStyle w:val="Lgende"/>
        <w:jc w:val="center"/>
        <w:rPr>
          <w:lang w:val="en-GB"/>
        </w:rPr>
      </w:pPr>
      <w:bookmarkStart w:id="32" w:name="_Toc377628457"/>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6</w:t>
      </w:r>
      <w:r w:rsidR="00E56AC4" w:rsidRPr="00690B52">
        <w:rPr>
          <w:lang w:val="en-GB"/>
        </w:rPr>
        <w:fldChar w:fldCharType="end"/>
      </w:r>
      <w:r w:rsidRPr="00690B52">
        <w:rPr>
          <w:lang w:val="en-GB"/>
        </w:rPr>
        <w:t xml:space="preserve"> - Settings screen</w:t>
      </w:r>
      <w:bookmarkEnd w:id="32"/>
    </w:p>
    <w:p w:rsidR="00007B64" w:rsidRPr="00690B52" w:rsidRDefault="00007B64" w:rsidP="00007B64"/>
    <w:p w:rsidR="00007B64" w:rsidRPr="00690B52" w:rsidRDefault="00007B64" w:rsidP="00007B64">
      <w:pPr>
        <w:rPr>
          <w:rFonts w:eastAsia="Arial Unicode MS"/>
        </w:rPr>
      </w:pPr>
      <w:r w:rsidRPr="00690B52">
        <w:rPr>
          <w:rFonts w:eastAsia="Arial Unicode MS"/>
        </w:rPr>
        <w:t>The “Restore defaults” button restores the default values for all the fields of this screen. This action cannot be cancelled.</w:t>
      </w:r>
    </w:p>
    <w:p w:rsidR="00007B64" w:rsidRPr="00690B52" w:rsidRDefault="00007B64" w:rsidP="00007B64">
      <w:pPr>
        <w:rPr>
          <w:rFonts w:eastAsia="Arial Unicode MS"/>
        </w:rPr>
      </w:pPr>
    </w:p>
    <w:p w:rsidR="00007B64" w:rsidRPr="00690B52" w:rsidRDefault="00007B64" w:rsidP="00007B64">
      <w:pPr>
        <w:pStyle w:val="Titre3"/>
      </w:pPr>
      <w:bookmarkStart w:id="33" w:name="_Toc377628638"/>
      <w:r w:rsidRPr="00690B52">
        <w:t>Vocabulary update</w:t>
      </w:r>
      <w:bookmarkEnd w:id="33"/>
    </w:p>
    <w:p w:rsidR="000F7401" w:rsidRPr="00690B52" w:rsidRDefault="000F7401" w:rsidP="000F7401"/>
    <w:p w:rsidR="00007B64" w:rsidRPr="00690B52" w:rsidRDefault="00007B64" w:rsidP="00007B64">
      <w:r w:rsidRPr="00690B52">
        <w:t xml:space="preserve">This function is to update the vocabulary lists described in paragraph </w:t>
      </w:r>
      <w:r w:rsidR="00E56AC4" w:rsidRPr="00690B52">
        <w:fldChar w:fldCharType="begin"/>
      </w:r>
      <w:r w:rsidRPr="00690B52">
        <w:instrText xml:space="preserve"> REF _Ref370892245 \h </w:instrText>
      </w:r>
      <w:r w:rsidR="00E56AC4" w:rsidRPr="00690B52">
        <w:fldChar w:fldCharType="separate"/>
      </w:r>
      <w:r w:rsidR="00205EFC" w:rsidRPr="00690B52">
        <w:t>Links with others entities</w:t>
      </w:r>
      <w:r w:rsidR="00E56AC4" w:rsidRPr="00690B52">
        <w:fldChar w:fldCharType="end"/>
      </w:r>
      <w:r w:rsidRPr="00690B52">
        <w:t xml:space="preserve">; it needs an internet connection and makes use of the Web services defined in the settings of </w:t>
      </w:r>
      <w:r w:rsidR="006E0AEF">
        <w:t>OdvSDN2CFPOINT</w:t>
      </w:r>
    </w:p>
    <w:p w:rsidR="00007B64" w:rsidRPr="00690B52" w:rsidRDefault="00007B64" w:rsidP="00007B64">
      <w:pPr>
        <w:rPr>
          <w:rFonts w:eastAsia="Arial Unicode MS"/>
        </w:rPr>
      </w:pPr>
    </w:p>
    <w:p w:rsidR="00C17A62" w:rsidRPr="00690B52" w:rsidRDefault="00C46438" w:rsidP="000F7401">
      <w:pPr>
        <w:keepNext/>
        <w:jc w:val="center"/>
        <w:rPr>
          <w:rFonts w:cs="Arial"/>
          <w:noProof/>
        </w:rPr>
      </w:pPr>
      <w:r>
        <w:rPr>
          <w:noProof/>
          <w:lang w:val="fr-FR"/>
        </w:rPr>
        <w:drawing>
          <wp:inline distT="0" distB="0" distL="0" distR="0">
            <wp:extent cx="5067300" cy="17145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7300" cy="1714500"/>
                    </a:xfrm>
                    <a:prstGeom prst="rect">
                      <a:avLst/>
                    </a:prstGeom>
                  </pic:spPr>
                </pic:pic>
              </a:graphicData>
            </a:graphic>
          </wp:inline>
        </w:drawing>
      </w:r>
    </w:p>
    <w:p w:rsidR="00C17A62" w:rsidRPr="00690B52" w:rsidRDefault="00C17A62" w:rsidP="000F7401">
      <w:pPr>
        <w:keepNext/>
        <w:jc w:val="center"/>
      </w:pPr>
    </w:p>
    <w:p w:rsidR="00007B64" w:rsidRPr="00690B52" w:rsidRDefault="000F7401" w:rsidP="000F7401">
      <w:pPr>
        <w:pStyle w:val="Lgende"/>
        <w:jc w:val="center"/>
        <w:rPr>
          <w:lang w:val="en-GB"/>
        </w:rPr>
      </w:pPr>
      <w:bookmarkStart w:id="34" w:name="_Toc377628458"/>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7</w:t>
      </w:r>
      <w:r w:rsidR="00E56AC4" w:rsidRPr="00690B52">
        <w:rPr>
          <w:lang w:val="en-GB"/>
        </w:rPr>
        <w:fldChar w:fldCharType="end"/>
      </w:r>
      <w:r w:rsidR="000A70CA">
        <w:rPr>
          <w:lang w:val="en-GB"/>
        </w:rPr>
        <w:t xml:space="preserve">–Result </w:t>
      </w:r>
      <w:r w:rsidR="000A70CA" w:rsidRPr="00690B52">
        <w:rPr>
          <w:lang w:val="en-GB"/>
        </w:rPr>
        <w:t>while</w:t>
      </w:r>
      <w:r w:rsidRPr="00690B52">
        <w:rPr>
          <w:lang w:val="en-GB"/>
        </w:rPr>
        <w:t xml:space="preserve"> updating vocabulary list</w:t>
      </w:r>
      <w:bookmarkEnd w:id="34"/>
    </w:p>
    <w:p w:rsidR="000F7401" w:rsidRPr="00690B52" w:rsidRDefault="000F7401" w:rsidP="000F7401"/>
    <w:p w:rsidR="000F7401" w:rsidRPr="00690B52" w:rsidRDefault="000F7401" w:rsidP="000F7401">
      <w:pPr>
        <w:pStyle w:val="Titre3"/>
      </w:pPr>
      <w:bookmarkStart w:id="35" w:name="_Toc377628639"/>
      <w:r w:rsidRPr="00690B52">
        <w:t xml:space="preserve">About </w:t>
      </w:r>
      <w:r w:rsidR="006E0AEF">
        <w:t>OdvSDN2CFPOINT</w:t>
      </w:r>
      <w:bookmarkEnd w:id="35"/>
    </w:p>
    <w:p w:rsidR="000F7401" w:rsidRPr="00690B52" w:rsidRDefault="000F7401" w:rsidP="000F7401"/>
    <w:p w:rsidR="000F7401" w:rsidRPr="00690B52" w:rsidRDefault="000F7401" w:rsidP="000F7401">
      <w:r w:rsidRPr="00690B52">
        <w:t>The version of the software is available on this screen.</w:t>
      </w:r>
    </w:p>
    <w:p w:rsidR="000F7401" w:rsidRPr="00690B52" w:rsidRDefault="000F7401" w:rsidP="000F7401"/>
    <w:p w:rsidR="0073286A" w:rsidRPr="00690B52" w:rsidRDefault="00C46438" w:rsidP="0073286A">
      <w:pPr>
        <w:keepNext/>
        <w:jc w:val="center"/>
      </w:pPr>
      <w:r>
        <w:rPr>
          <w:noProof/>
          <w:lang w:val="fr-FR"/>
        </w:rPr>
        <w:drawing>
          <wp:inline distT="0" distB="0" distL="0" distR="0">
            <wp:extent cx="3890074" cy="1501273"/>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6078" cy="1503590"/>
                    </a:xfrm>
                    <a:prstGeom prst="rect">
                      <a:avLst/>
                    </a:prstGeom>
                  </pic:spPr>
                </pic:pic>
              </a:graphicData>
            </a:graphic>
          </wp:inline>
        </w:drawing>
      </w:r>
    </w:p>
    <w:p w:rsidR="000F7401" w:rsidRPr="00690B52" w:rsidRDefault="0073286A" w:rsidP="0073286A">
      <w:pPr>
        <w:pStyle w:val="Lgende"/>
        <w:jc w:val="center"/>
        <w:rPr>
          <w:lang w:val="en-GB"/>
        </w:rPr>
      </w:pPr>
      <w:bookmarkStart w:id="36" w:name="_Toc377628459"/>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8</w:t>
      </w:r>
      <w:r w:rsidR="00E56AC4" w:rsidRPr="00690B52">
        <w:rPr>
          <w:lang w:val="en-GB"/>
        </w:rPr>
        <w:fldChar w:fldCharType="end"/>
      </w:r>
      <w:r w:rsidRPr="00690B52">
        <w:rPr>
          <w:lang w:val="en-GB"/>
        </w:rPr>
        <w:t xml:space="preserve"> - About </w:t>
      </w:r>
      <w:r w:rsidR="006E0AEF">
        <w:rPr>
          <w:lang w:val="en-GB"/>
        </w:rPr>
        <w:t>OdvSDN2CFPOINT</w:t>
      </w:r>
      <w:bookmarkEnd w:id="36"/>
    </w:p>
    <w:p w:rsidR="00C17A62" w:rsidRPr="00690B52" w:rsidRDefault="00C17A62">
      <w:pPr>
        <w:jc w:val="left"/>
      </w:pPr>
      <w:r w:rsidRPr="00690B52">
        <w:br w:type="page"/>
      </w:r>
    </w:p>
    <w:p w:rsidR="0073286A" w:rsidRPr="00690B52" w:rsidRDefault="00106B45" w:rsidP="00E7447C">
      <w:pPr>
        <w:pStyle w:val="Titre2"/>
      </w:pPr>
      <w:bookmarkStart w:id="37" w:name="_Toc377628640"/>
      <w:r w:rsidRPr="00690B52">
        <w:t>Main screen</w:t>
      </w:r>
      <w:bookmarkEnd w:id="37"/>
    </w:p>
    <w:p w:rsidR="00106B45" w:rsidRPr="00690B52" w:rsidRDefault="00106B45" w:rsidP="00106B45"/>
    <w:p w:rsidR="00106B45" w:rsidRPr="00690B52" w:rsidRDefault="00106B45" w:rsidP="00106B45">
      <w:r w:rsidRPr="00690B52">
        <w:t>This screen is to input information necessary to data conversion, and also to run data conversion</w:t>
      </w:r>
    </w:p>
    <w:p w:rsidR="00C17A62" w:rsidRPr="00690B52" w:rsidRDefault="00C17A62">
      <w:pPr>
        <w:jc w:val="left"/>
      </w:pPr>
    </w:p>
    <w:p w:rsidR="00E7447C" w:rsidRPr="00690B52" w:rsidRDefault="00E7447C" w:rsidP="00E7447C">
      <w:pPr>
        <w:pStyle w:val="Titre3"/>
      </w:pPr>
      <w:bookmarkStart w:id="38" w:name="_Toc377628641"/>
      <w:r w:rsidRPr="00690B52">
        <w:t>User Interface</w:t>
      </w:r>
      <w:bookmarkEnd w:id="38"/>
    </w:p>
    <w:p w:rsidR="00106B45" w:rsidRPr="00690B52" w:rsidRDefault="00106B45" w:rsidP="00106B45"/>
    <w:p w:rsidR="00106B45" w:rsidRPr="00690B52" w:rsidRDefault="00C46438" w:rsidP="00106B45">
      <w:pPr>
        <w:keepNext/>
        <w:jc w:val="center"/>
      </w:pPr>
      <w:r>
        <w:rPr>
          <w:noProof/>
          <w:lang w:val="fr-FR"/>
        </w:rPr>
        <w:drawing>
          <wp:inline distT="0" distB="0" distL="0" distR="0">
            <wp:extent cx="3338295" cy="2456482"/>
            <wp:effectExtent l="0" t="0" r="0"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1946" cy="2459168"/>
                    </a:xfrm>
                    <a:prstGeom prst="rect">
                      <a:avLst/>
                    </a:prstGeom>
                  </pic:spPr>
                </pic:pic>
              </a:graphicData>
            </a:graphic>
          </wp:inline>
        </w:drawing>
      </w:r>
    </w:p>
    <w:p w:rsidR="00106B45" w:rsidRPr="00690B52" w:rsidRDefault="00106B45" w:rsidP="00106B45">
      <w:pPr>
        <w:pStyle w:val="Lgende"/>
        <w:jc w:val="center"/>
        <w:rPr>
          <w:lang w:val="en-GB"/>
        </w:rPr>
      </w:pPr>
      <w:bookmarkStart w:id="39" w:name="_Toc377628460"/>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9</w:t>
      </w:r>
      <w:r w:rsidR="00E56AC4" w:rsidRPr="00690B52">
        <w:rPr>
          <w:lang w:val="en-GB"/>
        </w:rPr>
        <w:fldChar w:fldCharType="end"/>
      </w:r>
      <w:r w:rsidRPr="00690B52">
        <w:rPr>
          <w:lang w:val="en-GB"/>
        </w:rPr>
        <w:t xml:space="preserve"> - Main screen of </w:t>
      </w:r>
      <w:r w:rsidR="006E0AEF">
        <w:rPr>
          <w:lang w:val="en-GB"/>
        </w:rPr>
        <w:t>OdvSDN2CFPOINT</w:t>
      </w:r>
      <w:bookmarkEnd w:id="39"/>
    </w:p>
    <w:p w:rsidR="00106B45" w:rsidRPr="00690B52" w:rsidRDefault="00106B45" w:rsidP="00106B45"/>
    <w:p w:rsidR="00106B45" w:rsidRPr="00690B52" w:rsidRDefault="00106B45" w:rsidP="00106B45">
      <w:pPr>
        <w:pStyle w:val="Titre4"/>
      </w:pPr>
      <w:r w:rsidRPr="00690B52">
        <w:t xml:space="preserve">Input file or directory </w:t>
      </w:r>
    </w:p>
    <w:p w:rsidR="00106B45" w:rsidRPr="00690B52" w:rsidRDefault="00106B45" w:rsidP="00106B45">
      <w:r w:rsidRPr="00690B52">
        <w:t xml:space="preserve">User must tell </w:t>
      </w:r>
      <w:r w:rsidR="006E0AEF">
        <w:t>OdvSDN2CFPOINT</w:t>
      </w:r>
      <w:r w:rsidRPr="00690B52">
        <w:t xml:space="preserve"> if he wants to convert one file or one directory (default value is directory). </w:t>
      </w:r>
    </w:p>
    <w:p w:rsidR="00E7447C" w:rsidRPr="00690B52" w:rsidRDefault="00E7447C" w:rsidP="00106B45"/>
    <w:p w:rsidR="00106B45" w:rsidRPr="00690B52" w:rsidRDefault="00106B45" w:rsidP="00106B45">
      <w:r w:rsidRPr="00690B52">
        <w:t xml:space="preserve">Then the name of the file or of the directory </w:t>
      </w:r>
      <w:r w:rsidR="00A36575" w:rsidRPr="00690B52">
        <w:t>can be input manually or selected through the “Browse” button.</w:t>
      </w:r>
    </w:p>
    <w:p w:rsidR="00E7447C" w:rsidRPr="00496C32" w:rsidRDefault="00106B45" w:rsidP="00106B45">
      <w:pPr>
        <w:rPr>
          <w:b/>
        </w:rPr>
      </w:pPr>
      <w:r w:rsidRPr="00690B52">
        <w:t xml:space="preserve">If a directory is selected, </w:t>
      </w:r>
      <w:r w:rsidR="006E0AEF">
        <w:t>OdvSDN2CFPOINT</w:t>
      </w:r>
      <w:r w:rsidRPr="00690B52">
        <w:t xml:space="preserve"> converts only the files in this directory,</w:t>
      </w:r>
      <w:r w:rsidRPr="00496C32">
        <w:rPr>
          <w:b/>
        </w:rPr>
        <w:t xml:space="preserve"> not in the sub-directories if there are some.</w:t>
      </w:r>
    </w:p>
    <w:p w:rsidR="00E7447C" w:rsidRPr="00690B52" w:rsidRDefault="00106B45" w:rsidP="00E7447C">
      <w:pPr>
        <w:pStyle w:val="Titre4"/>
      </w:pPr>
      <w:r w:rsidRPr="00690B52">
        <w:t>Output directory</w:t>
      </w:r>
    </w:p>
    <w:p w:rsidR="00106B45" w:rsidRPr="00690B52" w:rsidRDefault="00106B45" w:rsidP="00106B45">
      <w:r w:rsidRPr="00690B52">
        <w:t>This output directory</w:t>
      </w:r>
      <w:r w:rsidR="00496C32">
        <w:t>,</w:t>
      </w:r>
      <w:r w:rsidRPr="00690B52">
        <w:t xml:space="preserve"> where converted files will be </w:t>
      </w:r>
      <w:r w:rsidR="00E7447C" w:rsidRPr="00690B52">
        <w:t>written,</w:t>
      </w:r>
      <w:r w:rsidRPr="00690B52">
        <w:t>can be input manually or selected through the “Browse” button.</w:t>
      </w:r>
    </w:p>
    <w:p w:rsidR="00E7447C" w:rsidRPr="00690B52" w:rsidRDefault="00E7447C" w:rsidP="00106B45"/>
    <w:p w:rsidR="00106B45" w:rsidRPr="00690B52" w:rsidRDefault="00106B45" w:rsidP="00106B45">
      <w:r w:rsidRPr="00690B52">
        <w:t xml:space="preserve">If this directory does not exist, </w:t>
      </w:r>
      <w:r w:rsidR="006E0AEF">
        <w:t>OdvSDN2CFPOINT</w:t>
      </w:r>
      <w:r w:rsidRPr="00690B52">
        <w:t xml:space="preserve"> will create it.</w:t>
      </w:r>
    </w:p>
    <w:p w:rsidR="00E7447C" w:rsidRPr="00690B52" w:rsidRDefault="00E7447C" w:rsidP="00106B45"/>
    <w:p w:rsidR="00E7447C" w:rsidRPr="00690B52" w:rsidRDefault="00106B45" w:rsidP="00106B45">
      <w:r w:rsidRPr="00690B52">
        <w:t>The output directory must be different from the input one.</w:t>
      </w:r>
    </w:p>
    <w:p w:rsidR="00C17A62" w:rsidRPr="00690B52" w:rsidRDefault="00C17A62" w:rsidP="00C17A62">
      <w:pPr>
        <w:pStyle w:val="Titre4"/>
      </w:pPr>
      <w:r w:rsidRPr="00690B52">
        <w:t>Mono or Multi Stations</w:t>
      </w:r>
    </w:p>
    <w:p w:rsidR="00C17A62" w:rsidRDefault="00C17A62" w:rsidP="00C17A62">
      <w:r w:rsidRPr="00690B52">
        <w:t xml:space="preserve">User must tell </w:t>
      </w:r>
      <w:r w:rsidR="006E0AEF">
        <w:t>OdvSDN2CFPOINT</w:t>
      </w:r>
      <w:r w:rsidRPr="00690B52">
        <w:t xml:space="preserve"> if he wants to convert in monostation (One file per Station) or in multistation (one to n multi-station file(s))</w:t>
      </w:r>
    </w:p>
    <w:p w:rsidR="00675544" w:rsidRPr="00675544" w:rsidRDefault="00675544" w:rsidP="00C17A62"/>
    <w:p w:rsidR="00C17A62" w:rsidRPr="00675544" w:rsidRDefault="00675544" w:rsidP="00C17A62">
      <w:r w:rsidRPr="00675544">
        <w:rPr>
          <w:b/>
          <w:u w:val="single"/>
        </w:rPr>
        <w:t>In multistationmode</w:t>
      </w:r>
      <w:r w:rsidRPr="00675544">
        <w:t xml:space="preserve"> : the ouput file contains each Station of One input file.</w:t>
      </w:r>
    </w:p>
    <w:p w:rsidR="00675544" w:rsidRDefault="00675544" w:rsidP="00C17A62">
      <w:r w:rsidRPr="00675544">
        <w:t>Output filename is the same as input filename.</w:t>
      </w:r>
    </w:p>
    <w:p w:rsidR="00675544" w:rsidRDefault="00675544" w:rsidP="00C17A62"/>
    <w:p w:rsidR="00675544" w:rsidRPr="00675544" w:rsidRDefault="00675544" w:rsidP="00C17A62"/>
    <w:p w:rsidR="00675544" w:rsidRPr="00675544" w:rsidRDefault="00675544" w:rsidP="00675544">
      <w:r w:rsidRPr="00675544">
        <w:rPr>
          <w:b/>
          <w:u w:val="single"/>
        </w:rPr>
        <w:t xml:space="preserve">In </w:t>
      </w:r>
      <w:r>
        <w:rPr>
          <w:b/>
          <w:u w:val="single"/>
        </w:rPr>
        <w:t>monstation</w:t>
      </w:r>
      <w:r w:rsidRPr="00675544">
        <w:rPr>
          <w:b/>
          <w:u w:val="single"/>
        </w:rPr>
        <w:t>mode</w:t>
      </w:r>
      <w:r w:rsidRPr="00675544">
        <w:t xml:space="preserve"> : the ouput file contains </w:t>
      </w:r>
      <w:r>
        <w:t>one</w:t>
      </w:r>
      <w:r w:rsidRPr="00675544">
        <w:t xml:space="preserve"> Station of One input file.</w:t>
      </w:r>
    </w:p>
    <w:p w:rsidR="00675544" w:rsidRDefault="00675544" w:rsidP="00675544">
      <w:pPr>
        <w:rPr>
          <w:rFonts w:cs="Arial"/>
          <w:sz w:val="22"/>
        </w:rPr>
      </w:pPr>
      <w:r w:rsidRPr="00675544">
        <w:t xml:space="preserve">Output filename </w:t>
      </w:r>
      <w:r>
        <w:t xml:space="preserve">is the </w:t>
      </w:r>
      <w:r>
        <w:rPr>
          <w:rFonts w:cs="Arial"/>
          <w:sz w:val="22"/>
        </w:rPr>
        <w:t>LOCAL_CDI_ID +.nc</w:t>
      </w:r>
    </w:p>
    <w:p w:rsidR="00675544" w:rsidRDefault="00675544" w:rsidP="00675544">
      <w:pPr>
        <w:rPr>
          <w:rFonts w:cs="Arial"/>
          <w:sz w:val="22"/>
        </w:rPr>
      </w:pPr>
    </w:p>
    <w:p w:rsidR="00BF0560" w:rsidRDefault="00BF0560" w:rsidP="00BF0560">
      <w:pPr>
        <w:keepNext/>
      </w:pPr>
      <w:r>
        <w:rPr>
          <w:noProof/>
          <w:lang w:val="fr-FR"/>
        </w:rPr>
        <w:drawing>
          <wp:inline distT="0" distB="0" distL="0" distR="0">
            <wp:extent cx="5760720" cy="2276380"/>
            <wp:effectExtent l="0" t="0" r="0" b="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60720" cy="2276380"/>
                    </a:xfrm>
                    <a:prstGeom prst="rect">
                      <a:avLst/>
                    </a:prstGeom>
                    <a:noFill/>
                    <a:ln w="9525">
                      <a:noFill/>
                      <a:miter lim="800000"/>
                      <a:headEnd/>
                      <a:tailEnd/>
                    </a:ln>
                  </pic:spPr>
                </pic:pic>
              </a:graphicData>
            </a:graphic>
          </wp:inline>
        </w:drawing>
      </w:r>
    </w:p>
    <w:p w:rsidR="00675544" w:rsidRDefault="00BF0560" w:rsidP="00BF0560">
      <w:pPr>
        <w:pStyle w:val="Lgende"/>
        <w:jc w:val="center"/>
      </w:pPr>
      <w:bookmarkStart w:id="40" w:name="_Toc377628461"/>
      <w:r>
        <w:t xml:space="preserve">Figure </w:t>
      </w:r>
      <w:r w:rsidR="00E56AC4">
        <w:fldChar w:fldCharType="begin"/>
      </w:r>
      <w:r>
        <w:instrText xml:space="preserve"> SEQ Figure \* ARABIC </w:instrText>
      </w:r>
      <w:r w:rsidR="00E56AC4">
        <w:fldChar w:fldCharType="separate"/>
      </w:r>
      <w:r w:rsidR="00205EFC">
        <w:rPr>
          <w:noProof/>
        </w:rPr>
        <w:t>10</w:t>
      </w:r>
      <w:r w:rsidR="00E56AC4">
        <w:fldChar w:fldCharType="end"/>
      </w:r>
      <w:r>
        <w:t>- Directory conversion</w:t>
      </w:r>
      <w:bookmarkEnd w:id="40"/>
    </w:p>
    <w:p w:rsidR="00675544" w:rsidRPr="00675544" w:rsidRDefault="00675544" w:rsidP="00C17A62"/>
    <w:p w:rsidR="00E7447C" w:rsidRPr="00690B52" w:rsidRDefault="00106B45" w:rsidP="00E7447C">
      <w:pPr>
        <w:pStyle w:val="Titre4"/>
      </w:pPr>
      <w:r w:rsidRPr="00690B52">
        <w:t>Generation of a coupling table</w:t>
      </w:r>
    </w:p>
    <w:p w:rsidR="00106B45" w:rsidRPr="00690B52" w:rsidRDefault="00106B45" w:rsidP="00106B45">
      <w:r w:rsidRPr="00690B52">
        <w:t xml:space="preserve">If </w:t>
      </w:r>
      <w:r w:rsidR="00610381" w:rsidRPr="00690B52">
        <w:t xml:space="preserve">check </w:t>
      </w:r>
      <w:r w:rsidRPr="00690B52">
        <w:t xml:space="preserve">box “Generate a coupling file” is checked, while reformatting files, </w:t>
      </w:r>
      <w:r w:rsidR="006E0AEF">
        <w:t>OdvSDN2CFPOINT</w:t>
      </w:r>
      <w:r w:rsidRPr="00690B52">
        <w:t xml:space="preserve"> creates a coupling file (as a text file) which gives the mapping between a unique identifier of a CDI element (LOCAL_CDI_ID which is one station of vertical profiles, one time-series or one trajectory) and the file in which this element can be found. The coupling file is used by SeaDataNet download manager.</w:t>
      </w:r>
    </w:p>
    <w:p w:rsidR="00E7447C" w:rsidRPr="00690B52" w:rsidRDefault="00E7447C" w:rsidP="00106B45"/>
    <w:p w:rsidR="00E7447C" w:rsidRPr="00690B52" w:rsidRDefault="00106B45" w:rsidP="00106B45">
      <w:r w:rsidRPr="00690B52">
        <w:t>The coupling file contains the following information:</w:t>
      </w:r>
    </w:p>
    <w:p w:rsidR="00E7447C" w:rsidRPr="00690B52" w:rsidRDefault="00106B45" w:rsidP="00E7447C">
      <w:pPr>
        <w:pStyle w:val="Paragraphedeliste"/>
        <w:numPr>
          <w:ilvl w:val="0"/>
          <w:numId w:val="19"/>
        </w:numPr>
      </w:pPr>
      <w:r w:rsidRPr="00690B52">
        <w:t>LOCAl_CDI_ID,</w:t>
      </w:r>
    </w:p>
    <w:p w:rsidR="00E7447C" w:rsidRPr="00690B52" w:rsidRDefault="00106B45" w:rsidP="00E7447C">
      <w:pPr>
        <w:pStyle w:val="Paragraphedeliste"/>
        <w:numPr>
          <w:ilvl w:val="0"/>
          <w:numId w:val="19"/>
        </w:numPr>
      </w:pPr>
      <w:r w:rsidRPr="00690B52">
        <w:t>Mod</w:t>
      </w:r>
      <w:r w:rsidR="00660106">
        <w:t xml:space="preserve">us = 1 (for mono-station file) or </w:t>
      </w:r>
      <w:r w:rsidRPr="00690B52">
        <w:t>3 (for multi-station file)</w:t>
      </w:r>
    </w:p>
    <w:p w:rsidR="00E7447C" w:rsidRPr="00690B52" w:rsidRDefault="005F003E" w:rsidP="00E7447C">
      <w:pPr>
        <w:pStyle w:val="Paragraphedeliste"/>
        <w:numPr>
          <w:ilvl w:val="0"/>
          <w:numId w:val="19"/>
        </w:numPr>
      </w:pPr>
      <w:r>
        <w:t>Format  (</w:t>
      </w:r>
      <w:r w:rsidR="00106B45" w:rsidRPr="00690B52">
        <w:t xml:space="preserve">which is </w:t>
      </w:r>
      <w:r w:rsidR="00C17A62" w:rsidRPr="00690B52">
        <w:t>CFPOINT</w:t>
      </w:r>
      <w:r>
        <w:t>)</w:t>
      </w:r>
    </w:p>
    <w:p w:rsidR="00E7447C" w:rsidRPr="00690B52" w:rsidRDefault="00106B45" w:rsidP="00E7447C">
      <w:pPr>
        <w:pStyle w:val="Paragraphedeliste"/>
        <w:numPr>
          <w:ilvl w:val="0"/>
          <w:numId w:val="19"/>
        </w:numPr>
      </w:pPr>
      <w:r w:rsidRPr="00690B52">
        <w:t>File name</w:t>
      </w:r>
    </w:p>
    <w:p w:rsidR="00106B45" w:rsidRPr="00690B52" w:rsidRDefault="00106B45" w:rsidP="00106B45">
      <w:pPr>
        <w:rPr>
          <w:u w:val="single"/>
        </w:rPr>
      </w:pPr>
      <w:r w:rsidRPr="00690B52">
        <w:rPr>
          <w:u w:val="single"/>
        </w:rPr>
        <w:t xml:space="preserve">Example of a coupling </w:t>
      </w:r>
      <w:r w:rsidR="00E7447C" w:rsidRPr="00690B52">
        <w:rPr>
          <w:u w:val="single"/>
        </w:rPr>
        <w:t>file:</w:t>
      </w:r>
    </w:p>
    <w:p w:rsidR="00E7447C" w:rsidRPr="00690B52" w:rsidRDefault="00E7447C" w:rsidP="00106B45"/>
    <w:p w:rsidR="00106B45" w:rsidRPr="00690B52" w:rsidRDefault="00106B45" w:rsidP="00106B45">
      <w:r w:rsidRPr="00690B52">
        <w:t>LOCAL_CDI_ID;MODUS;FORMAT;FILENAME</w:t>
      </w:r>
    </w:p>
    <w:p w:rsidR="00106B45" w:rsidRPr="000A70CA" w:rsidRDefault="00106B45" w:rsidP="00106B45">
      <w:pPr>
        <w:rPr>
          <w:lang w:val="fr-FR"/>
        </w:rPr>
      </w:pPr>
      <w:r w:rsidRPr="000A70CA">
        <w:rPr>
          <w:lang w:val="fr-FR"/>
        </w:rPr>
        <w:t>FI35200140070_00040_H10;3;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FI35200140070_00050_H10;3;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FI35200140070_00060_H10;3;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FI35200140070_00070_H10;3;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FI35200140070_00080_H10;3;</w:t>
      </w:r>
      <w:r w:rsidR="00C17A62" w:rsidRPr="000A70CA">
        <w:rPr>
          <w:lang w:val="fr-FR"/>
        </w:rPr>
        <w:t>CFPOINT</w:t>
      </w:r>
      <w:r w:rsidRPr="000A70CA">
        <w:rPr>
          <w:lang w:val="fr-FR"/>
        </w:rPr>
        <w:t>;2001040070</w:t>
      </w:r>
      <w:r w:rsidR="002440E7" w:rsidRPr="000A70CA">
        <w:rPr>
          <w:lang w:val="fr-FR"/>
        </w:rPr>
        <w:t>.nc</w:t>
      </w:r>
    </w:p>
    <w:p w:rsidR="00106B45" w:rsidRPr="000A70CA" w:rsidRDefault="00106B45" w:rsidP="00106B45">
      <w:pPr>
        <w:rPr>
          <w:lang w:val="fr-FR"/>
        </w:rPr>
      </w:pPr>
      <w:r w:rsidRPr="000A70CA">
        <w:rPr>
          <w:lang w:val="fr-FR"/>
        </w:rPr>
        <w:t>FI35200301012_10239_D01;1;</w:t>
      </w:r>
      <w:r w:rsidR="00C17A62" w:rsidRPr="000A70CA">
        <w:rPr>
          <w:lang w:val="fr-FR"/>
        </w:rPr>
        <w:t>CFPOINT</w:t>
      </w:r>
      <w:r w:rsidRPr="000A70CA">
        <w:rPr>
          <w:lang w:val="fr-FR"/>
        </w:rPr>
        <w:t>;</w:t>
      </w:r>
      <w:r w:rsidR="002440E7" w:rsidRPr="000A70CA">
        <w:rPr>
          <w:lang w:val="fr-FR"/>
        </w:rPr>
        <w:t>FI35200301012_10239_D01.nc</w:t>
      </w:r>
    </w:p>
    <w:p w:rsidR="00106B45" w:rsidRPr="000A70CA" w:rsidRDefault="00106B45" w:rsidP="00106B45">
      <w:pPr>
        <w:rPr>
          <w:lang w:val="fr-FR"/>
        </w:rPr>
      </w:pPr>
      <w:r w:rsidRPr="000A70CA">
        <w:rPr>
          <w:lang w:val="fr-FR"/>
        </w:rPr>
        <w:t>FI35200301012_11943_D01;1;</w:t>
      </w:r>
      <w:r w:rsidR="00C17A62" w:rsidRPr="000A70CA">
        <w:rPr>
          <w:lang w:val="fr-FR"/>
        </w:rPr>
        <w:t>CFPOINT</w:t>
      </w:r>
      <w:r w:rsidRPr="000A70CA">
        <w:rPr>
          <w:lang w:val="fr-FR"/>
        </w:rPr>
        <w:t>;</w:t>
      </w:r>
      <w:r w:rsidR="002440E7" w:rsidRPr="000A70CA">
        <w:rPr>
          <w:lang w:val="fr-FR"/>
        </w:rPr>
        <w:t>FI35200301012_11943_D01.nc</w:t>
      </w:r>
    </w:p>
    <w:p w:rsidR="00E7447C" w:rsidRPr="000A70CA" w:rsidRDefault="00106B45" w:rsidP="00106B45">
      <w:pPr>
        <w:rPr>
          <w:lang w:val="fr-FR"/>
        </w:rPr>
      </w:pPr>
      <w:r w:rsidRPr="000A70CA">
        <w:rPr>
          <w:lang w:val="fr-FR"/>
        </w:rPr>
        <w:t>FI35200301012_07160_D01;1;</w:t>
      </w:r>
      <w:r w:rsidR="00C17A62" w:rsidRPr="000A70CA">
        <w:rPr>
          <w:lang w:val="fr-FR"/>
        </w:rPr>
        <w:t>CFPOINT</w:t>
      </w:r>
      <w:r w:rsidRPr="000A70CA">
        <w:rPr>
          <w:lang w:val="fr-FR"/>
        </w:rPr>
        <w:t>;</w:t>
      </w:r>
      <w:r w:rsidR="002440E7" w:rsidRPr="000A70CA">
        <w:rPr>
          <w:lang w:val="fr-FR"/>
        </w:rPr>
        <w:t>FI35200301012_07160_D01.nc</w:t>
      </w:r>
    </w:p>
    <w:p w:rsidR="00106B45" w:rsidRPr="00690B52" w:rsidRDefault="00106B45" w:rsidP="00E7447C">
      <w:pPr>
        <w:pStyle w:val="Titre4"/>
      </w:pPr>
      <w:r w:rsidRPr="00690B52">
        <w:t>Start conversion button</w:t>
      </w:r>
    </w:p>
    <w:p w:rsidR="00106B45" w:rsidRDefault="007D2001" w:rsidP="00106B45">
      <w:r w:rsidRPr="00690B52">
        <w:t>A click on this button starts</w:t>
      </w:r>
      <w:r w:rsidR="00106B45" w:rsidRPr="00690B52">
        <w:t xml:space="preserve"> the validation of input parameters. Once the input parameters are checked and OK, conversion of files starts.</w:t>
      </w:r>
    </w:p>
    <w:p w:rsidR="00106B45" w:rsidRPr="00690B52" w:rsidRDefault="00106B45" w:rsidP="00106B45"/>
    <w:p w:rsidR="00106B45" w:rsidRPr="00690B52" w:rsidRDefault="00106B45" w:rsidP="00106B45">
      <w:r w:rsidRPr="00690B52">
        <w:t>If a coupling file is asked, the first screen (</w:t>
      </w:r>
      <w:r w:rsidR="00E56AC4" w:rsidRPr="00690B52">
        <w:fldChar w:fldCharType="begin"/>
      </w:r>
      <w:r w:rsidR="00E7447C" w:rsidRPr="00690B52">
        <w:instrText xml:space="preserve"> REF _Ref370893565 \h </w:instrText>
      </w:r>
      <w:r w:rsidR="00E56AC4" w:rsidRPr="00690B52">
        <w:fldChar w:fldCharType="separate"/>
      </w:r>
      <w:ins w:id="41" w:author="Michele FICHAUT, Ifremer Brest PDG-IMN-IDM-SISME" w:date="2015-07-22T11:56:00Z">
        <w:r w:rsidR="00205EFC" w:rsidRPr="00690B52">
          <w:t xml:space="preserve">Figure </w:t>
        </w:r>
        <w:r w:rsidR="00205EFC">
          <w:rPr>
            <w:noProof/>
          </w:rPr>
          <w:t>11</w:t>
        </w:r>
        <w:r w:rsidR="00205EFC" w:rsidRPr="00690B52">
          <w:t xml:space="preserve"> - Name of the coupling file</w:t>
        </w:r>
      </w:ins>
      <w:del w:id="42" w:author="Michele FICHAUT, Ifremer Brest PDG-IMN-IDM-SISME" w:date="2015-07-22T11:56:00Z">
        <w:r w:rsidR="00B6005B" w:rsidRPr="00690B52" w:rsidDel="00205EFC">
          <w:delText xml:space="preserve">Figure </w:delText>
        </w:r>
        <w:r w:rsidR="00B6005B" w:rsidDel="00205EFC">
          <w:rPr>
            <w:noProof/>
          </w:rPr>
          <w:delText>11</w:delText>
        </w:r>
        <w:r w:rsidR="00B6005B" w:rsidRPr="00690B52" w:rsidDel="00205EFC">
          <w:delText xml:space="preserve"> - Name of the coupling file</w:delText>
        </w:r>
      </w:del>
      <w:r w:rsidR="00E56AC4" w:rsidRPr="00690B52">
        <w:fldChar w:fldCharType="end"/>
      </w:r>
      <w:r w:rsidRPr="00690B52">
        <w:t>) that opens is to enter the name of the coupling file (by default this name is set to coupling .txt), then the user is asked to enter the “Output directory prefix” (Figure 10) which will be subtracted from the file name in the coupling file.</w:t>
      </w:r>
    </w:p>
    <w:p w:rsidR="00E7447C" w:rsidRPr="00690B52" w:rsidRDefault="00E7447C" w:rsidP="00106B45"/>
    <w:p w:rsidR="007D2001" w:rsidRDefault="007D2001" w:rsidP="00106B45">
      <w:pPr>
        <w:rPr>
          <w:u w:val="single"/>
        </w:rPr>
      </w:pPr>
    </w:p>
    <w:p w:rsidR="007D2001" w:rsidRDefault="007D2001" w:rsidP="00106B45">
      <w:pPr>
        <w:rPr>
          <w:u w:val="single"/>
        </w:rPr>
      </w:pPr>
    </w:p>
    <w:p w:rsidR="00106B45" w:rsidRPr="00690B52" w:rsidRDefault="00106B45" w:rsidP="00106B45">
      <w:pPr>
        <w:rPr>
          <w:u w:val="single"/>
        </w:rPr>
      </w:pPr>
      <w:r w:rsidRPr="00690B52">
        <w:rPr>
          <w:u w:val="single"/>
        </w:rPr>
        <w:t>For example</w:t>
      </w:r>
      <w:r w:rsidR="00A55C84" w:rsidRPr="00690B52">
        <w:rPr>
          <w:u w:val="single"/>
        </w:rPr>
        <w:t>:</w:t>
      </w:r>
    </w:p>
    <w:p w:rsidR="00106B45" w:rsidRPr="005F003E" w:rsidRDefault="00106B45" w:rsidP="00E7447C">
      <w:pPr>
        <w:ind w:firstLine="708"/>
        <w:rPr>
          <w:color w:val="76923C" w:themeColor="accent3" w:themeShade="BF"/>
        </w:rPr>
      </w:pPr>
      <w:r w:rsidRPr="00690B52">
        <w:t xml:space="preserve">output file name = </w:t>
      </w:r>
      <w:r w:rsidRPr="005F003E">
        <w:rPr>
          <w:color w:val="FF0000"/>
        </w:rPr>
        <w:t>C:\username\NEMO\</w:t>
      </w:r>
      <w:r w:rsidRPr="005F003E">
        <w:rPr>
          <w:color w:val="76923C" w:themeColor="accent3" w:themeShade="BF"/>
        </w:rPr>
        <w:t>cruise_name\file_name</w:t>
      </w:r>
    </w:p>
    <w:p w:rsidR="00106B45" w:rsidRPr="00690B52" w:rsidRDefault="00106B45" w:rsidP="00E7447C">
      <w:pPr>
        <w:ind w:firstLine="708"/>
      </w:pPr>
      <w:r w:rsidRPr="00690B52">
        <w:t xml:space="preserve">and  output directory prefix = </w:t>
      </w:r>
      <w:r w:rsidRPr="005F003E">
        <w:rPr>
          <w:color w:val="FF0000"/>
        </w:rPr>
        <w:t>C:\username\NEMO</w:t>
      </w:r>
    </w:p>
    <w:p w:rsidR="00106B45" w:rsidRPr="00690B52" w:rsidRDefault="00106B45" w:rsidP="00E7447C">
      <w:pPr>
        <w:ind w:firstLine="708"/>
      </w:pPr>
      <w:r w:rsidRPr="00690B52">
        <w:t xml:space="preserve">file name in the coupling file will be : </w:t>
      </w:r>
      <w:r w:rsidRPr="005F003E">
        <w:rPr>
          <w:color w:val="76923C" w:themeColor="accent3" w:themeShade="BF"/>
        </w:rPr>
        <w:t>cruise_name\file_name</w:t>
      </w:r>
    </w:p>
    <w:p w:rsidR="00E7447C" w:rsidRPr="00690B52" w:rsidRDefault="00E7447C" w:rsidP="00E7447C">
      <w:pPr>
        <w:ind w:firstLine="708"/>
      </w:pPr>
    </w:p>
    <w:p w:rsidR="00E7447C" w:rsidRPr="00690B52" w:rsidRDefault="00903322" w:rsidP="00E7447C">
      <w:pPr>
        <w:keepNext/>
        <w:jc w:val="center"/>
      </w:pPr>
      <w:r w:rsidRPr="00690B52">
        <w:rPr>
          <w:noProof/>
          <w:lang w:val="fr-FR"/>
        </w:rPr>
        <w:drawing>
          <wp:inline distT="0" distB="0" distL="0" distR="0">
            <wp:extent cx="5454212" cy="2905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2989" cy="2909800"/>
                    </a:xfrm>
                    <a:prstGeom prst="rect">
                      <a:avLst/>
                    </a:prstGeom>
                  </pic:spPr>
                </pic:pic>
              </a:graphicData>
            </a:graphic>
          </wp:inline>
        </w:drawing>
      </w:r>
    </w:p>
    <w:p w:rsidR="00E7447C" w:rsidRPr="00690B52" w:rsidRDefault="00E7447C" w:rsidP="00E7447C">
      <w:pPr>
        <w:pStyle w:val="Lgende"/>
        <w:jc w:val="center"/>
        <w:rPr>
          <w:lang w:val="en-GB"/>
        </w:rPr>
      </w:pPr>
      <w:bookmarkStart w:id="43" w:name="_Ref370893565"/>
      <w:bookmarkStart w:id="44" w:name="_Toc377628462"/>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11</w:t>
      </w:r>
      <w:r w:rsidR="00E56AC4" w:rsidRPr="00690B52">
        <w:rPr>
          <w:lang w:val="en-GB"/>
        </w:rPr>
        <w:fldChar w:fldCharType="end"/>
      </w:r>
      <w:r w:rsidRPr="00690B52">
        <w:rPr>
          <w:lang w:val="en-GB"/>
        </w:rPr>
        <w:t xml:space="preserve"> - Name of the coupling file</w:t>
      </w:r>
      <w:bookmarkEnd w:id="43"/>
      <w:bookmarkEnd w:id="44"/>
    </w:p>
    <w:p w:rsidR="00E7447C" w:rsidRPr="00690B52" w:rsidRDefault="00E7447C" w:rsidP="00E7447C"/>
    <w:p w:rsidR="00E7447C" w:rsidRPr="00690B52" w:rsidRDefault="00903322" w:rsidP="00E7447C">
      <w:pPr>
        <w:keepNext/>
        <w:jc w:val="center"/>
      </w:pPr>
      <w:r w:rsidRPr="00690B52">
        <w:rPr>
          <w:noProof/>
          <w:lang w:val="fr-FR"/>
        </w:rPr>
        <w:drawing>
          <wp:inline distT="0" distB="0" distL="0" distR="0">
            <wp:extent cx="4648200" cy="18764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48200" cy="1876425"/>
                    </a:xfrm>
                    <a:prstGeom prst="rect">
                      <a:avLst/>
                    </a:prstGeom>
                  </pic:spPr>
                </pic:pic>
              </a:graphicData>
            </a:graphic>
          </wp:inline>
        </w:drawing>
      </w:r>
    </w:p>
    <w:p w:rsidR="00903322" w:rsidRPr="00690B52" w:rsidRDefault="00903322" w:rsidP="00E7447C">
      <w:pPr>
        <w:keepNext/>
        <w:jc w:val="center"/>
      </w:pPr>
    </w:p>
    <w:p w:rsidR="00E7447C" w:rsidRPr="00690B52" w:rsidRDefault="00E7447C" w:rsidP="00E7447C">
      <w:pPr>
        <w:pStyle w:val="Lgende"/>
        <w:jc w:val="center"/>
        <w:rPr>
          <w:lang w:val="en-GB"/>
        </w:rPr>
      </w:pPr>
      <w:bookmarkStart w:id="45" w:name="_Toc377628463"/>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12</w:t>
      </w:r>
      <w:r w:rsidR="00E56AC4" w:rsidRPr="00690B52">
        <w:rPr>
          <w:lang w:val="en-GB"/>
        </w:rPr>
        <w:fldChar w:fldCharType="end"/>
      </w:r>
      <w:r w:rsidRPr="00690B52">
        <w:rPr>
          <w:lang w:val="en-GB"/>
        </w:rPr>
        <w:t xml:space="preserve"> - Input of the Output directory prefix</w:t>
      </w:r>
      <w:bookmarkEnd w:id="45"/>
    </w:p>
    <w:p w:rsidR="00E7447C" w:rsidRPr="00690B52" w:rsidRDefault="00E7447C">
      <w:pPr>
        <w:jc w:val="left"/>
      </w:pPr>
    </w:p>
    <w:p w:rsidR="00E7447C" w:rsidRPr="00690B52" w:rsidRDefault="00E7447C" w:rsidP="00E7447C">
      <w:pPr>
        <w:pStyle w:val="Titre4"/>
      </w:pPr>
      <w:r w:rsidRPr="00690B52">
        <w:t>Error messages</w:t>
      </w:r>
    </w:p>
    <w:p w:rsidR="00E7447C" w:rsidRPr="00690B52" w:rsidRDefault="00E7447C" w:rsidP="00E7447C">
      <w:r w:rsidRPr="00690B52">
        <w:t>Error messages are written in the field under the “Start conversion” button.</w:t>
      </w:r>
    </w:p>
    <w:p w:rsidR="00E7447C" w:rsidRPr="00690B52" w:rsidRDefault="00E7447C" w:rsidP="00E7447C"/>
    <w:p w:rsidR="00E7447C" w:rsidRPr="00690B52" w:rsidRDefault="00C46438" w:rsidP="00E7447C">
      <w:pPr>
        <w:keepNext/>
        <w:jc w:val="center"/>
      </w:pPr>
      <w:r>
        <w:rPr>
          <w:noProof/>
          <w:lang w:val="fr-FR"/>
        </w:rPr>
        <w:drawing>
          <wp:inline distT="0" distB="0" distL="0" distR="0">
            <wp:extent cx="3742840" cy="2754165"/>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45771" cy="2756322"/>
                    </a:xfrm>
                    <a:prstGeom prst="rect">
                      <a:avLst/>
                    </a:prstGeom>
                  </pic:spPr>
                </pic:pic>
              </a:graphicData>
            </a:graphic>
          </wp:inline>
        </w:drawing>
      </w:r>
    </w:p>
    <w:p w:rsidR="00E7447C" w:rsidRPr="00690B52" w:rsidRDefault="00E7447C" w:rsidP="00E7447C">
      <w:pPr>
        <w:pStyle w:val="Lgende"/>
        <w:jc w:val="center"/>
        <w:rPr>
          <w:lang w:val="en-GB"/>
        </w:rPr>
      </w:pPr>
      <w:bookmarkStart w:id="46" w:name="_Toc377628464"/>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13</w:t>
      </w:r>
      <w:r w:rsidR="00E56AC4" w:rsidRPr="00690B52">
        <w:rPr>
          <w:lang w:val="en-GB"/>
        </w:rPr>
        <w:fldChar w:fldCharType="end"/>
      </w:r>
      <w:r w:rsidRPr="00690B52">
        <w:rPr>
          <w:lang w:val="en-GB"/>
        </w:rPr>
        <w:t xml:space="preserve"> - Error message on EDMO Code</w:t>
      </w:r>
      <w:bookmarkEnd w:id="46"/>
    </w:p>
    <w:p w:rsidR="00E7447C" w:rsidRPr="00690B52" w:rsidRDefault="00E7447C" w:rsidP="00E7447C"/>
    <w:p w:rsidR="00903322" w:rsidRPr="00690B52" w:rsidRDefault="00E7447C" w:rsidP="00E7447C">
      <w:r w:rsidRPr="00690B52">
        <w:t xml:space="preserve">This message is reset to empty at each new file </w:t>
      </w:r>
      <w:r w:rsidR="005F003E">
        <w:t xml:space="preserve">or directory </w:t>
      </w:r>
      <w:r w:rsidRPr="00690B52">
        <w:t>conversion.</w:t>
      </w:r>
    </w:p>
    <w:p w:rsidR="00903322" w:rsidRPr="00690B52" w:rsidRDefault="00903322">
      <w:pPr>
        <w:jc w:val="left"/>
      </w:pPr>
      <w:r w:rsidRPr="00690B52">
        <w:br w:type="page"/>
      </w:r>
    </w:p>
    <w:p w:rsidR="00C51703" w:rsidRPr="00690B52" w:rsidRDefault="00C51703" w:rsidP="00C51703">
      <w:pPr>
        <w:pStyle w:val="Titre3"/>
      </w:pPr>
      <w:bookmarkStart w:id="47" w:name="_Toc377628642"/>
      <w:r w:rsidRPr="00690B52">
        <w:t>Processing</w:t>
      </w:r>
      <w:bookmarkEnd w:id="47"/>
    </w:p>
    <w:p w:rsidR="00557935" w:rsidRPr="00690B52" w:rsidRDefault="00557935" w:rsidP="00557935">
      <w:pPr>
        <w:pStyle w:val="Titre4"/>
      </w:pPr>
      <w:r w:rsidRPr="00690B52">
        <w:t>File Conversion</w:t>
      </w:r>
    </w:p>
    <w:p w:rsidR="00557935" w:rsidRPr="00690B52" w:rsidRDefault="00557935" w:rsidP="00557935">
      <w:pPr>
        <w:pStyle w:val="Retraitnormal"/>
        <w:ind w:left="0"/>
        <w:rPr>
          <w:rFonts w:ascii="Arial" w:hAnsi="Arial" w:cs="Arial"/>
          <w:lang w:val="en-GB"/>
        </w:rPr>
      </w:pPr>
      <w:r w:rsidRPr="00690B52">
        <w:rPr>
          <w:rFonts w:ascii="Arial" w:hAnsi="Arial" w:cs="Arial"/>
          <w:lang w:val="en-GB"/>
        </w:rPr>
        <w:t xml:space="preserve">During the file conversion a separate window opens. A progress bar, the name of the file being converted and its rank /Total number of files are displayed. </w:t>
      </w:r>
    </w:p>
    <w:p w:rsidR="00A14DE7" w:rsidRPr="00690B52" w:rsidRDefault="00A14DE7" w:rsidP="00557935">
      <w:pPr>
        <w:pStyle w:val="Retraitnormal"/>
        <w:ind w:left="0"/>
        <w:rPr>
          <w:rFonts w:ascii="Arial" w:hAnsi="Arial" w:cs="Arial"/>
          <w:lang w:val="en-GB"/>
        </w:rPr>
      </w:pPr>
    </w:p>
    <w:p w:rsidR="00A14DE7" w:rsidRPr="00690B52" w:rsidRDefault="00370591" w:rsidP="00557935">
      <w:pPr>
        <w:pStyle w:val="Retraitnormal"/>
        <w:keepNext/>
        <w:ind w:left="0"/>
        <w:jc w:val="center"/>
        <w:rPr>
          <w:lang w:val="en-GB"/>
        </w:rPr>
      </w:pPr>
      <w:r>
        <w:rPr>
          <w:noProof/>
        </w:rPr>
        <w:drawing>
          <wp:inline distT="0" distB="0" distL="0" distR="0">
            <wp:extent cx="4079975" cy="29989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0484" cy="2999296"/>
                    </a:xfrm>
                    <a:prstGeom prst="rect">
                      <a:avLst/>
                    </a:prstGeom>
                    <a:noFill/>
                    <a:ln>
                      <a:noFill/>
                    </a:ln>
                  </pic:spPr>
                </pic:pic>
              </a:graphicData>
            </a:graphic>
          </wp:inline>
        </w:drawing>
      </w:r>
    </w:p>
    <w:p w:rsidR="00557935" w:rsidRPr="00690B52" w:rsidRDefault="00557935" w:rsidP="00557935">
      <w:pPr>
        <w:pStyle w:val="Lgende"/>
        <w:jc w:val="center"/>
        <w:rPr>
          <w:lang w:val="en-GB"/>
        </w:rPr>
      </w:pPr>
      <w:bookmarkStart w:id="48" w:name="_Toc377628465"/>
      <w:r w:rsidRPr="00690B52">
        <w:rPr>
          <w:lang w:val="en-GB"/>
        </w:rPr>
        <w:t xml:space="preserve">Figure </w:t>
      </w:r>
      <w:r w:rsidR="00E56AC4" w:rsidRPr="00690B52">
        <w:rPr>
          <w:lang w:val="en-GB"/>
        </w:rPr>
        <w:fldChar w:fldCharType="begin"/>
      </w:r>
      <w:r w:rsidRPr="00690B52">
        <w:rPr>
          <w:lang w:val="en-GB"/>
        </w:rPr>
        <w:instrText xml:space="preserve"> SEQ Figure \* ARABIC </w:instrText>
      </w:r>
      <w:r w:rsidR="00E56AC4" w:rsidRPr="00690B52">
        <w:rPr>
          <w:lang w:val="en-GB"/>
        </w:rPr>
        <w:fldChar w:fldCharType="separate"/>
      </w:r>
      <w:r w:rsidR="00205EFC">
        <w:rPr>
          <w:noProof/>
          <w:lang w:val="en-GB"/>
        </w:rPr>
        <w:t>14</w:t>
      </w:r>
      <w:r w:rsidR="00E56AC4" w:rsidRPr="00690B52">
        <w:rPr>
          <w:lang w:val="en-GB"/>
        </w:rPr>
        <w:fldChar w:fldCharType="end"/>
      </w:r>
      <w:r w:rsidRPr="00690B52">
        <w:rPr>
          <w:lang w:val="en-GB"/>
        </w:rPr>
        <w:t xml:space="preserve"> - Progress bar while conversion is running</w:t>
      </w:r>
      <w:bookmarkEnd w:id="48"/>
    </w:p>
    <w:p w:rsidR="00557935" w:rsidRPr="00690B52" w:rsidRDefault="00557935" w:rsidP="00557935"/>
    <w:p w:rsidR="00557935" w:rsidRPr="00690B52" w:rsidRDefault="00557935" w:rsidP="00557935">
      <w:pPr>
        <w:pStyle w:val="Retraitnormal"/>
        <w:ind w:left="0"/>
        <w:rPr>
          <w:rFonts w:ascii="Arial" w:hAnsi="Arial" w:cs="Arial"/>
          <w:lang w:val="en-GB"/>
        </w:rPr>
      </w:pPr>
      <w:r w:rsidRPr="00690B52">
        <w:rPr>
          <w:rFonts w:ascii="Arial" w:hAnsi="Arial" w:cs="Arial"/>
          <w:lang w:val="en-GB"/>
        </w:rPr>
        <w:t>Conversion can be cancelled at any time by clicking on the “Cancel” button.</w:t>
      </w:r>
    </w:p>
    <w:p w:rsidR="00557935" w:rsidRPr="00690B52" w:rsidRDefault="00557935" w:rsidP="00557935">
      <w:pPr>
        <w:pStyle w:val="Retraitnormal"/>
        <w:ind w:left="0"/>
        <w:rPr>
          <w:rFonts w:ascii="Arial" w:hAnsi="Arial" w:cs="Arial"/>
          <w:lang w:val="en-GB"/>
        </w:rPr>
      </w:pPr>
      <w:r w:rsidRPr="00690B52">
        <w:rPr>
          <w:rFonts w:ascii="Arial" w:hAnsi="Arial" w:cs="Arial"/>
          <w:lang w:val="en-GB"/>
        </w:rPr>
        <w:t xml:space="preserve">For each file being converted, </w:t>
      </w:r>
      <w:r w:rsidR="006E0AEF">
        <w:rPr>
          <w:rFonts w:ascii="Arial" w:hAnsi="Arial" w:cs="Arial"/>
          <w:lang w:val="en-GB"/>
        </w:rPr>
        <w:t>OdvSDN2CFPOINT</w:t>
      </w:r>
      <w:r w:rsidRPr="00690B52">
        <w:rPr>
          <w:rFonts w:ascii="Arial" w:hAnsi="Arial" w:cs="Arial"/>
          <w:lang w:val="en-GB"/>
        </w:rPr>
        <w:t>:</w:t>
      </w:r>
    </w:p>
    <w:p w:rsidR="00557935" w:rsidRPr="00690B52" w:rsidRDefault="00557935" w:rsidP="00557935">
      <w:pPr>
        <w:pStyle w:val="Retraitnormal"/>
        <w:numPr>
          <w:ilvl w:val="0"/>
          <w:numId w:val="24"/>
        </w:numPr>
        <w:rPr>
          <w:rFonts w:ascii="Arial" w:hAnsi="Arial" w:cs="Arial"/>
          <w:lang w:val="en-GB"/>
        </w:rPr>
      </w:pPr>
      <w:r w:rsidRPr="00690B52">
        <w:rPr>
          <w:rFonts w:ascii="Arial" w:hAnsi="Arial" w:cs="Arial"/>
          <w:lang w:val="en-GB"/>
        </w:rPr>
        <w:t xml:space="preserve">Verifies the file format: conversion runs only if the file is at </w:t>
      </w:r>
      <w:r w:rsidR="00302E1B" w:rsidRPr="00690B52">
        <w:rPr>
          <w:rFonts w:ascii="Arial" w:hAnsi="Arial" w:cs="Arial"/>
          <w:lang w:val="en-GB"/>
        </w:rPr>
        <w:t xml:space="preserve">SDN </w:t>
      </w:r>
      <w:r w:rsidR="00122562">
        <w:rPr>
          <w:rFonts w:ascii="Arial" w:hAnsi="Arial" w:cs="Arial"/>
          <w:lang w:val="en-GB"/>
        </w:rPr>
        <w:t>ODV</w:t>
      </w:r>
      <w:r w:rsidRPr="00690B52">
        <w:rPr>
          <w:rFonts w:ascii="Arial" w:hAnsi="Arial" w:cs="Arial"/>
          <w:lang w:val="en-GB"/>
        </w:rPr>
        <w:t xml:space="preserve"> format otherwise an error is registered in the “Log file” and the software moves to the next file.</w:t>
      </w:r>
    </w:p>
    <w:p w:rsidR="00302E1B" w:rsidRPr="00690B52" w:rsidRDefault="00302E1B" w:rsidP="00302E1B">
      <w:pPr>
        <w:pStyle w:val="Retraitnormal"/>
        <w:numPr>
          <w:ilvl w:val="0"/>
          <w:numId w:val="24"/>
        </w:numPr>
        <w:rPr>
          <w:rFonts w:ascii="Arial" w:hAnsi="Arial" w:cs="Arial"/>
          <w:lang w:val="en-GB"/>
        </w:rPr>
      </w:pPr>
      <w:r w:rsidRPr="00690B52">
        <w:rPr>
          <w:rFonts w:ascii="Arial" w:hAnsi="Arial" w:cs="Arial"/>
          <w:lang w:val="en-GB"/>
        </w:rPr>
        <w:t>Detect the type of file. Can be Profile, Trajectory or TimeSeries.</w:t>
      </w:r>
    </w:p>
    <w:p w:rsidR="00E4699A" w:rsidRDefault="00302E1B" w:rsidP="00E4699A">
      <w:pPr>
        <w:pStyle w:val="Retraitnormal"/>
        <w:numPr>
          <w:ilvl w:val="0"/>
          <w:numId w:val="24"/>
        </w:numPr>
        <w:rPr>
          <w:rFonts w:ascii="Arial" w:hAnsi="Arial" w:cs="Arial"/>
          <w:lang w:val="en-GB"/>
        </w:rPr>
      </w:pPr>
      <w:r w:rsidRPr="00690B52">
        <w:rPr>
          <w:rFonts w:ascii="Arial" w:hAnsi="Arial" w:cs="Arial"/>
          <w:lang w:val="en-GB"/>
        </w:rPr>
        <w:t xml:space="preserve">Convert </w:t>
      </w:r>
      <w:r w:rsidR="00AC2A65">
        <w:rPr>
          <w:rFonts w:ascii="Arial" w:hAnsi="Arial" w:cs="Arial"/>
          <w:lang w:val="en-GB"/>
        </w:rPr>
        <w:t>it t</w:t>
      </w:r>
      <w:r w:rsidR="00496C32">
        <w:rPr>
          <w:rFonts w:ascii="Arial" w:hAnsi="Arial" w:cs="Arial"/>
          <w:lang w:val="en-GB"/>
        </w:rPr>
        <w:t>o CFPOINT</w:t>
      </w:r>
      <w:r w:rsidRPr="00690B52">
        <w:rPr>
          <w:rFonts w:ascii="Arial" w:hAnsi="Arial" w:cs="Arial"/>
          <w:lang w:val="en-GB"/>
        </w:rPr>
        <w:t xml:space="preserve"> file(s).</w:t>
      </w:r>
    </w:p>
    <w:p w:rsidR="00E4699A" w:rsidRDefault="00E4699A" w:rsidP="00E4699A">
      <w:pPr>
        <w:pStyle w:val="Retraitnormal"/>
        <w:ind w:left="720"/>
        <w:rPr>
          <w:rFonts w:ascii="Arial" w:hAnsi="Arial" w:cs="Arial"/>
          <w:lang w:val="en-GB"/>
        </w:rPr>
      </w:pPr>
    </w:p>
    <w:p w:rsidR="00E4699A" w:rsidRPr="00E4699A" w:rsidRDefault="00E4699A" w:rsidP="00E4699A">
      <w:pPr>
        <w:pStyle w:val="Retraitnormal"/>
        <w:ind w:left="0"/>
        <w:jc w:val="left"/>
        <w:rPr>
          <w:rFonts w:ascii="Arial" w:hAnsi="Arial" w:cs="Arial"/>
          <w:lang w:val="en-GB"/>
        </w:rPr>
      </w:pPr>
      <w:r w:rsidRPr="00E4699A">
        <w:rPr>
          <w:rFonts w:ascii="Arial" w:hAnsi="Arial" w:cs="Arial"/>
          <w:lang w:val="en-GB"/>
        </w:rPr>
        <w:t>OdvSDN2CFPOINT generates automatically CDI SDN references in the CFPOINT file for each station.</w:t>
      </w:r>
    </w:p>
    <w:p w:rsidR="00E4699A" w:rsidRPr="00E4699A" w:rsidRDefault="00E4699A" w:rsidP="00E4699A">
      <w:pPr>
        <w:pStyle w:val="Paragraphedeliste"/>
        <w:numPr>
          <w:ilvl w:val="0"/>
          <w:numId w:val="24"/>
        </w:numPr>
        <w:jc w:val="left"/>
        <w:rPr>
          <w:rFonts w:cs="Arial"/>
          <w:color w:val="auto"/>
          <w:szCs w:val="20"/>
        </w:rPr>
      </w:pPr>
      <w:r w:rsidRPr="00E4699A">
        <w:rPr>
          <w:rFonts w:cs="Arial"/>
        </w:rPr>
        <w:br w:type="page"/>
      </w:r>
    </w:p>
    <w:p w:rsidR="00E4699A" w:rsidRPr="00690B52" w:rsidRDefault="00E4699A" w:rsidP="00557935">
      <w:pPr>
        <w:pStyle w:val="Retraitnormal"/>
        <w:numPr>
          <w:ilvl w:val="0"/>
          <w:numId w:val="24"/>
        </w:numPr>
        <w:rPr>
          <w:rFonts w:ascii="Arial" w:hAnsi="Arial" w:cs="Arial"/>
          <w:lang w:val="en-GB"/>
        </w:rPr>
      </w:pPr>
    </w:p>
    <w:p w:rsidR="00302E1B" w:rsidRPr="00690B52" w:rsidRDefault="00302E1B">
      <w:pPr>
        <w:jc w:val="left"/>
        <w:rPr>
          <w:rFonts w:cs="Arial"/>
          <w:color w:val="auto"/>
          <w:szCs w:val="20"/>
        </w:rPr>
      </w:pPr>
      <w:r w:rsidRPr="00690B52">
        <w:rPr>
          <w:rFonts w:cs="Arial"/>
        </w:rPr>
        <w:br w:type="page"/>
      </w:r>
    </w:p>
    <w:p w:rsidR="00557935" w:rsidRPr="00690B52" w:rsidRDefault="00557935" w:rsidP="00557935">
      <w:pPr>
        <w:pStyle w:val="Titre4"/>
      </w:pPr>
      <w:bookmarkStart w:id="49" w:name="_Toc229986829"/>
      <w:r w:rsidRPr="00690B52">
        <w:t>Errors management</w:t>
      </w:r>
      <w:bookmarkEnd w:id="49"/>
    </w:p>
    <w:p w:rsidR="00557935" w:rsidRPr="00690B52" w:rsidRDefault="00557935" w:rsidP="00557935">
      <w:pPr>
        <w:pStyle w:val="Retraitnormal"/>
        <w:ind w:left="0"/>
        <w:rPr>
          <w:rFonts w:ascii="Arial" w:hAnsi="Arial" w:cs="Arial"/>
          <w:lang w:val="en-GB"/>
        </w:rPr>
      </w:pPr>
      <w:r w:rsidRPr="00690B52">
        <w:rPr>
          <w:rFonts w:ascii="Arial" w:hAnsi="Arial" w:cs="Arial"/>
          <w:lang w:val="en-GB"/>
        </w:rPr>
        <w:t xml:space="preserve">Errors are registered in a log file which is located in </w:t>
      </w:r>
      <w:r w:rsidR="006E0AEF">
        <w:rPr>
          <w:rFonts w:ascii="Arial" w:hAnsi="Arial" w:cs="Arial"/>
          <w:lang w:val="en-GB"/>
        </w:rPr>
        <w:t>OdvSDN2CFPOINT</w:t>
      </w:r>
      <w:r w:rsidRPr="00690B52">
        <w:rPr>
          <w:rFonts w:ascii="Arial" w:hAnsi="Arial" w:cs="Arial"/>
          <w:lang w:val="en-GB"/>
        </w:rPr>
        <w:t xml:space="preserve"> installation directory. It can be open through </w:t>
      </w:r>
      <w:r w:rsidR="006E0AEF">
        <w:rPr>
          <w:rFonts w:ascii="Arial" w:hAnsi="Arial" w:cs="Arial"/>
          <w:lang w:val="en-GB"/>
        </w:rPr>
        <w:t>OdvSDN2CFPOINT</w:t>
      </w:r>
      <w:r w:rsidRPr="00690B52">
        <w:rPr>
          <w:rFonts w:ascii="Arial" w:hAnsi="Arial" w:cs="Arial"/>
          <w:lang w:val="en-GB"/>
        </w:rPr>
        <w:t xml:space="preserve"> main screen by clicking on “see log” in the error window.</w:t>
      </w:r>
    </w:p>
    <w:p w:rsidR="00557935" w:rsidRPr="00690B52" w:rsidRDefault="00302E1B" w:rsidP="00557935">
      <w:pPr>
        <w:pStyle w:val="Retraitnormal"/>
        <w:ind w:left="-851"/>
        <w:jc w:val="center"/>
        <w:rPr>
          <w:rFonts w:ascii="Arial" w:hAnsi="Arial" w:cs="Arial"/>
          <w:lang w:val="en-GB"/>
        </w:rPr>
      </w:pPr>
      <w:r w:rsidRPr="00690B52">
        <w:rPr>
          <w:noProof/>
        </w:rPr>
        <w:drawing>
          <wp:inline distT="0" distB="0" distL="0" distR="0">
            <wp:extent cx="3744022"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4022" cy="3009900"/>
                    </a:xfrm>
                    <a:prstGeom prst="rect">
                      <a:avLst/>
                    </a:prstGeom>
                  </pic:spPr>
                </pic:pic>
              </a:graphicData>
            </a:graphic>
          </wp:inline>
        </w:drawing>
      </w:r>
    </w:p>
    <w:p w:rsidR="00557935" w:rsidRPr="00690B52" w:rsidRDefault="00302E1B" w:rsidP="00557935">
      <w:pPr>
        <w:pStyle w:val="Retraitnormal"/>
        <w:ind w:left="-851"/>
        <w:jc w:val="center"/>
        <w:rPr>
          <w:lang w:val="en-GB"/>
        </w:rPr>
      </w:pPr>
      <w:r w:rsidRPr="00690B52">
        <w:rPr>
          <w:noProof/>
        </w:rPr>
        <w:drawing>
          <wp:inline distT="0" distB="0" distL="0" distR="0">
            <wp:extent cx="5753100" cy="27051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557935" w:rsidRPr="00690B52" w:rsidRDefault="00557935" w:rsidP="00557935">
      <w:pPr>
        <w:pStyle w:val="Lgende"/>
        <w:jc w:val="center"/>
        <w:rPr>
          <w:rFonts w:ascii="Arial" w:hAnsi="Arial" w:cs="Arial"/>
          <w:sz w:val="18"/>
          <w:szCs w:val="18"/>
          <w:lang w:val="en-GB"/>
        </w:rPr>
      </w:pPr>
      <w:bookmarkStart w:id="50" w:name="_Toc377628466"/>
      <w:r w:rsidRPr="00690B52">
        <w:rPr>
          <w:rFonts w:ascii="Arial" w:hAnsi="Arial" w:cs="Arial"/>
          <w:sz w:val="18"/>
          <w:szCs w:val="18"/>
          <w:lang w:val="en-GB"/>
        </w:rPr>
        <w:t xml:space="preserve">Figure </w:t>
      </w:r>
      <w:r w:rsidR="00E56AC4" w:rsidRPr="00690B52">
        <w:rPr>
          <w:rFonts w:ascii="Arial" w:hAnsi="Arial" w:cs="Arial"/>
          <w:sz w:val="18"/>
          <w:szCs w:val="18"/>
          <w:lang w:val="en-GB"/>
        </w:rPr>
        <w:fldChar w:fldCharType="begin"/>
      </w:r>
      <w:r w:rsidRPr="00690B52">
        <w:rPr>
          <w:rFonts w:ascii="Arial" w:hAnsi="Arial" w:cs="Arial"/>
          <w:sz w:val="18"/>
          <w:szCs w:val="18"/>
          <w:lang w:val="en-GB"/>
        </w:rPr>
        <w:instrText xml:space="preserve"> SEQ Figure \* ARABIC </w:instrText>
      </w:r>
      <w:r w:rsidR="00E56AC4" w:rsidRPr="00690B52">
        <w:rPr>
          <w:rFonts w:ascii="Arial" w:hAnsi="Arial" w:cs="Arial"/>
          <w:sz w:val="18"/>
          <w:szCs w:val="18"/>
          <w:lang w:val="en-GB"/>
        </w:rPr>
        <w:fldChar w:fldCharType="separate"/>
      </w:r>
      <w:r w:rsidR="00205EFC">
        <w:rPr>
          <w:rFonts w:ascii="Arial" w:hAnsi="Arial" w:cs="Arial"/>
          <w:noProof/>
          <w:sz w:val="18"/>
          <w:szCs w:val="18"/>
          <w:lang w:val="en-GB"/>
        </w:rPr>
        <w:t>15</w:t>
      </w:r>
      <w:r w:rsidR="00E56AC4" w:rsidRPr="00690B52">
        <w:rPr>
          <w:rFonts w:ascii="Arial" w:hAnsi="Arial" w:cs="Arial"/>
          <w:sz w:val="18"/>
          <w:szCs w:val="18"/>
          <w:lang w:val="en-GB"/>
        </w:rPr>
        <w:fldChar w:fldCharType="end"/>
      </w:r>
      <w:r w:rsidRPr="00690B52">
        <w:rPr>
          <w:rFonts w:ascii="Arial" w:hAnsi="Arial" w:cs="Arial"/>
          <w:sz w:val="18"/>
          <w:szCs w:val="18"/>
          <w:lang w:val="en-GB"/>
        </w:rPr>
        <w:t xml:space="preserve"> - Log file for errors</w:t>
      </w:r>
      <w:bookmarkEnd w:id="50"/>
    </w:p>
    <w:p w:rsidR="00557935" w:rsidRPr="00690B52" w:rsidRDefault="00557935" w:rsidP="00557935">
      <w:r w:rsidRPr="00690B52">
        <w:t xml:space="preserve">Maximum size of the error log file is 5 Mb. When this maximum size is reached, </w:t>
      </w:r>
      <w:r w:rsidR="006E0AEF">
        <w:t>OdvSDN2CFPOINT</w:t>
      </w:r>
      <w:r w:rsidRPr="00690B52">
        <w:t xml:space="preserve"> saves it and opens a new log file. The software keeps 4 log files maximum and deletes the oldest log files.</w:t>
      </w:r>
    </w:p>
    <w:p w:rsidR="00557935" w:rsidRPr="00690B52" w:rsidRDefault="00557935" w:rsidP="00557935"/>
    <w:p w:rsidR="00557935" w:rsidRPr="00690B52" w:rsidRDefault="00557935" w:rsidP="00557935">
      <w:r w:rsidRPr="00690B52">
        <w:t>One line in the log file is composed as following:</w:t>
      </w:r>
    </w:p>
    <w:p w:rsidR="00557935" w:rsidRPr="00690B52" w:rsidRDefault="00557935" w:rsidP="00557935">
      <w:pPr>
        <w:numPr>
          <w:ilvl w:val="0"/>
          <w:numId w:val="22"/>
        </w:numPr>
      </w:pPr>
      <w:r w:rsidRPr="00690B52">
        <w:t>Date (format ISO 8601)</w:t>
      </w:r>
    </w:p>
    <w:p w:rsidR="00557935" w:rsidRPr="00690B52" w:rsidRDefault="00557935" w:rsidP="00557935">
      <w:pPr>
        <w:numPr>
          <w:ilvl w:val="0"/>
          <w:numId w:val="22"/>
        </w:numPr>
      </w:pPr>
      <w:r w:rsidRPr="00690B52">
        <w:t>Name of the Software</w:t>
      </w:r>
    </w:p>
    <w:p w:rsidR="00557935" w:rsidRPr="00690B52" w:rsidRDefault="00557935" w:rsidP="00557935">
      <w:pPr>
        <w:numPr>
          <w:ilvl w:val="0"/>
          <w:numId w:val="22"/>
        </w:numPr>
      </w:pPr>
      <w:r w:rsidRPr="00690B52">
        <w:t>Error severity level</w:t>
      </w:r>
    </w:p>
    <w:p w:rsidR="00557935" w:rsidRPr="00690B52" w:rsidRDefault="00557935" w:rsidP="00557935">
      <w:pPr>
        <w:numPr>
          <w:ilvl w:val="0"/>
          <w:numId w:val="22"/>
        </w:numPr>
      </w:pPr>
      <w:r w:rsidRPr="00690B52">
        <w:t>Error message</w:t>
      </w:r>
    </w:p>
    <w:p w:rsidR="00557935" w:rsidRPr="00690B52" w:rsidRDefault="00557935" w:rsidP="00557935"/>
    <w:p w:rsidR="00557935" w:rsidRPr="00690B52" w:rsidRDefault="00557935" w:rsidP="00557935">
      <w:r w:rsidRPr="00690B52">
        <w:t>The se</w:t>
      </w:r>
      <w:r w:rsidR="00F86A93">
        <w:t>verity level is one of the four</w:t>
      </w:r>
      <w:r w:rsidRPr="00690B52">
        <w:t xml:space="preserve"> following values:</w:t>
      </w:r>
    </w:p>
    <w:p w:rsidR="00557935" w:rsidRPr="00690B52" w:rsidRDefault="00557935" w:rsidP="00557935"/>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7582"/>
      </w:tblGrid>
      <w:tr w:rsidR="00557935" w:rsidRPr="00690B52" w:rsidTr="003A4BC5">
        <w:tc>
          <w:tcPr>
            <w:tcW w:w="923" w:type="dxa"/>
            <w:shd w:val="clear" w:color="auto" w:fill="auto"/>
          </w:tcPr>
          <w:p w:rsidR="00557935" w:rsidRPr="00690B52" w:rsidRDefault="00557935" w:rsidP="003A4BC5">
            <w:pPr>
              <w:pStyle w:val="Paragraphejustifi"/>
              <w:ind w:left="0"/>
              <w:rPr>
                <w:rFonts w:ascii="Arial" w:hAnsi="Arial" w:cs="Arial"/>
                <w:sz w:val="20"/>
                <w:lang w:val="en-GB"/>
              </w:rPr>
            </w:pPr>
            <w:r w:rsidRPr="00690B52">
              <w:rPr>
                <w:rFonts w:ascii="Arial" w:hAnsi="Arial" w:cs="Arial"/>
                <w:sz w:val="20"/>
                <w:lang w:val="en-GB"/>
              </w:rPr>
              <w:t>INFO</w:t>
            </w:r>
          </w:p>
        </w:tc>
        <w:tc>
          <w:tcPr>
            <w:tcW w:w="7582" w:type="dxa"/>
            <w:shd w:val="clear" w:color="auto" w:fill="auto"/>
          </w:tcPr>
          <w:p w:rsidR="00557935" w:rsidRPr="00690B52" w:rsidRDefault="00557935" w:rsidP="003A4BC5">
            <w:pPr>
              <w:pStyle w:val="Paragraphejustifi"/>
              <w:ind w:left="0"/>
              <w:rPr>
                <w:rFonts w:ascii="Arial" w:hAnsi="Arial" w:cs="Arial"/>
                <w:sz w:val="20"/>
                <w:lang w:val="en-GB"/>
              </w:rPr>
            </w:pPr>
            <w:r w:rsidRPr="00690B52">
              <w:rPr>
                <w:rFonts w:ascii="Arial" w:hAnsi="Arial" w:cs="Arial"/>
                <w:sz w:val="20"/>
                <w:lang w:val="en-GB"/>
              </w:rPr>
              <w:t>Informative messages for starting of the conversion or successful conversion</w:t>
            </w:r>
          </w:p>
        </w:tc>
      </w:tr>
      <w:tr w:rsidR="00557935" w:rsidRPr="00690B52" w:rsidTr="003A4BC5">
        <w:tc>
          <w:tcPr>
            <w:tcW w:w="923" w:type="dxa"/>
            <w:shd w:val="clear" w:color="auto" w:fill="auto"/>
          </w:tcPr>
          <w:p w:rsidR="00557935" w:rsidRPr="00690B52" w:rsidRDefault="00F86A93" w:rsidP="003A4BC5">
            <w:pPr>
              <w:pStyle w:val="Paragraphejustifi"/>
              <w:ind w:left="0"/>
              <w:rPr>
                <w:rFonts w:ascii="Arial" w:hAnsi="Arial" w:cs="Arial"/>
                <w:sz w:val="20"/>
                <w:lang w:val="en-GB"/>
              </w:rPr>
            </w:pPr>
            <w:r>
              <w:rPr>
                <w:rFonts w:ascii="Arial" w:hAnsi="Arial" w:cs="Arial"/>
                <w:sz w:val="20"/>
                <w:lang w:val="en-GB"/>
              </w:rPr>
              <w:t>WARN</w:t>
            </w:r>
          </w:p>
        </w:tc>
        <w:tc>
          <w:tcPr>
            <w:tcW w:w="7582" w:type="dxa"/>
            <w:shd w:val="clear" w:color="auto" w:fill="auto"/>
          </w:tcPr>
          <w:p w:rsidR="00557935" w:rsidRPr="00690B52" w:rsidRDefault="00F86A93" w:rsidP="003A4BC5">
            <w:pPr>
              <w:pStyle w:val="Paragraphejustifi"/>
              <w:ind w:left="0"/>
              <w:rPr>
                <w:rFonts w:ascii="Arial" w:hAnsi="Arial" w:cs="Arial"/>
                <w:sz w:val="20"/>
                <w:lang w:val="en-GB"/>
              </w:rPr>
            </w:pPr>
            <w:r>
              <w:rPr>
                <w:rFonts w:ascii="Arial" w:hAnsi="Arial" w:cs="Arial"/>
                <w:sz w:val="20"/>
                <w:lang w:val="en-GB"/>
              </w:rPr>
              <w:t>I</w:t>
            </w:r>
            <w:r w:rsidRPr="00690B52">
              <w:rPr>
                <w:rFonts w:ascii="Arial" w:hAnsi="Arial" w:cs="Arial"/>
                <w:sz w:val="20"/>
                <w:lang w:val="en-GB"/>
              </w:rPr>
              <w:t>nformative messages</w:t>
            </w:r>
            <w:r>
              <w:rPr>
                <w:rFonts w:ascii="Arial" w:hAnsi="Arial" w:cs="Arial"/>
                <w:sz w:val="20"/>
                <w:lang w:val="en-GB"/>
              </w:rPr>
              <w:t xml:space="preserve"> which does not stop the conversion of the current file but which may need recommended actions (example: if a file is at BODC vocabulary V1 a warning tell the user that it is recommended to move it to BODC vocabulary V2)</w:t>
            </w:r>
          </w:p>
        </w:tc>
      </w:tr>
      <w:tr w:rsidR="00F86A93" w:rsidRPr="00690B52" w:rsidTr="003A4BC5">
        <w:tc>
          <w:tcPr>
            <w:tcW w:w="923" w:type="dxa"/>
            <w:shd w:val="clear" w:color="auto" w:fill="auto"/>
          </w:tcPr>
          <w:p w:rsidR="00F86A93" w:rsidRPr="00690B52" w:rsidRDefault="00F86A93" w:rsidP="000035CF">
            <w:pPr>
              <w:pStyle w:val="Paragraphejustifi"/>
              <w:ind w:left="0"/>
              <w:rPr>
                <w:rFonts w:ascii="Arial" w:hAnsi="Arial" w:cs="Arial"/>
                <w:sz w:val="20"/>
                <w:lang w:val="en-GB"/>
              </w:rPr>
            </w:pPr>
            <w:r w:rsidRPr="00690B52">
              <w:rPr>
                <w:rFonts w:ascii="Arial" w:hAnsi="Arial" w:cs="Arial"/>
                <w:sz w:val="20"/>
                <w:lang w:val="en-GB"/>
              </w:rPr>
              <w:t>ERROR</w:t>
            </w:r>
          </w:p>
        </w:tc>
        <w:tc>
          <w:tcPr>
            <w:tcW w:w="7582" w:type="dxa"/>
            <w:shd w:val="clear" w:color="auto" w:fill="auto"/>
          </w:tcPr>
          <w:p w:rsidR="00F86A93" w:rsidRPr="00690B52" w:rsidRDefault="00F86A93" w:rsidP="000035CF">
            <w:pPr>
              <w:pStyle w:val="Paragraphejustifi"/>
              <w:ind w:left="0"/>
              <w:rPr>
                <w:rFonts w:ascii="Arial" w:hAnsi="Arial" w:cs="Arial"/>
                <w:sz w:val="20"/>
                <w:lang w:val="en-GB"/>
              </w:rPr>
            </w:pPr>
            <w:r w:rsidRPr="00690B52">
              <w:rPr>
                <w:rFonts w:ascii="Arial" w:hAnsi="Arial" w:cs="Arial"/>
                <w:sz w:val="20"/>
                <w:lang w:val="en-GB"/>
              </w:rPr>
              <w:t>For conversion errors : conversion is cancelled on the current file but continues on the other files</w:t>
            </w:r>
          </w:p>
        </w:tc>
      </w:tr>
      <w:tr w:rsidR="00F86A93" w:rsidRPr="00690B52" w:rsidTr="003A4BC5">
        <w:tc>
          <w:tcPr>
            <w:tcW w:w="923" w:type="dxa"/>
            <w:shd w:val="clear" w:color="auto" w:fill="auto"/>
          </w:tcPr>
          <w:p w:rsidR="00F86A93" w:rsidRPr="00690B52" w:rsidRDefault="00F86A93" w:rsidP="003A4BC5">
            <w:pPr>
              <w:pStyle w:val="Paragraphejustifi"/>
              <w:ind w:left="0"/>
              <w:rPr>
                <w:rFonts w:ascii="Arial" w:hAnsi="Arial" w:cs="Arial"/>
                <w:sz w:val="20"/>
                <w:lang w:val="en-GB"/>
              </w:rPr>
            </w:pPr>
            <w:r w:rsidRPr="00690B52">
              <w:rPr>
                <w:rFonts w:ascii="Arial" w:hAnsi="Arial" w:cs="Arial"/>
                <w:sz w:val="20"/>
                <w:lang w:val="en-GB"/>
              </w:rPr>
              <w:t>FATAL</w:t>
            </w:r>
          </w:p>
        </w:tc>
        <w:tc>
          <w:tcPr>
            <w:tcW w:w="7582" w:type="dxa"/>
            <w:shd w:val="clear" w:color="auto" w:fill="auto"/>
          </w:tcPr>
          <w:p w:rsidR="00F86A93" w:rsidRPr="00690B52" w:rsidRDefault="00F86A93" w:rsidP="003A4BC5">
            <w:pPr>
              <w:pStyle w:val="Paragraphejustifi"/>
              <w:ind w:left="0"/>
              <w:rPr>
                <w:rFonts w:ascii="Arial" w:hAnsi="Arial" w:cs="Arial"/>
                <w:sz w:val="20"/>
                <w:lang w:val="en-GB"/>
              </w:rPr>
            </w:pPr>
            <w:r w:rsidRPr="00690B52">
              <w:rPr>
                <w:rFonts w:ascii="Arial" w:hAnsi="Arial" w:cs="Arial"/>
                <w:sz w:val="20"/>
                <w:lang w:val="en-GB"/>
              </w:rPr>
              <w:t>For conversion errors which stop the processing of the files</w:t>
            </w:r>
          </w:p>
        </w:tc>
      </w:tr>
    </w:tbl>
    <w:p w:rsidR="00557935" w:rsidRPr="00690B52" w:rsidRDefault="00557935" w:rsidP="00557935"/>
    <w:p w:rsidR="00557935" w:rsidRPr="00690B52" w:rsidRDefault="00557935" w:rsidP="00557935">
      <w:r w:rsidRPr="00690B52">
        <w:t xml:space="preserve"> For example: </w:t>
      </w:r>
    </w:p>
    <w:p w:rsidR="00557935" w:rsidRPr="00690B52" w:rsidRDefault="00557935" w:rsidP="00557935">
      <w:pPr>
        <w:numPr>
          <w:ilvl w:val="0"/>
          <w:numId w:val="23"/>
        </w:numPr>
        <w:spacing w:before="120"/>
        <w:ind w:left="357" w:hanging="357"/>
      </w:pPr>
      <w:r w:rsidRPr="00690B52">
        <w:t>If a mapping between P0</w:t>
      </w:r>
      <w:r w:rsidR="00C7119F">
        <w:t>2</w:t>
      </w:r>
      <w:r w:rsidRPr="00690B52">
        <w:t xml:space="preserve"> and P01 is missing an ERROR is detected and the file containing this parameter is not converted.</w:t>
      </w:r>
    </w:p>
    <w:p w:rsidR="0045440D" w:rsidRDefault="0045440D" w:rsidP="0045440D">
      <w:pPr>
        <w:spacing w:before="120"/>
        <w:ind w:left="357"/>
      </w:pPr>
    </w:p>
    <w:p w:rsidR="00A80F77" w:rsidRDefault="00A80F77" w:rsidP="00327BA1">
      <w:pPr>
        <w:pStyle w:val="Titre4"/>
        <w:sectPr w:rsidR="00A80F77" w:rsidSect="00C45668">
          <w:headerReference w:type="even" r:id="rId35"/>
          <w:headerReference w:type="default" r:id="rId36"/>
          <w:footerReference w:type="default" r:id="rId37"/>
          <w:headerReference w:type="first" r:id="rId38"/>
          <w:pgSz w:w="11906" w:h="16838"/>
          <w:pgMar w:top="2157" w:right="1417" w:bottom="1417" w:left="1417" w:header="708" w:footer="708" w:gutter="0"/>
          <w:cols w:space="708"/>
          <w:docGrid w:linePitch="360"/>
        </w:sectPr>
      </w:pPr>
    </w:p>
    <w:p w:rsidR="00327BA1" w:rsidRDefault="00327BA1" w:rsidP="00327BA1">
      <w:pPr>
        <w:pStyle w:val="Titre4"/>
      </w:pPr>
      <w:r>
        <w:t>Error table</w:t>
      </w:r>
    </w:p>
    <w:p w:rsidR="0045440D" w:rsidRPr="0045440D" w:rsidRDefault="0045440D" w:rsidP="0045440D"/>
    <w:tbl>
      <w:tblPr>
        <w:tblStyle w:val="Trameclaire-Accent1"/>
        <w:tblW w:w="14190" w:type="dxa"/>
        <w:tblLook w:val="04A0" w:firstRow="1" w:lastRow="0" w:firstColumn="1" w:lastColumn="0" w:noHBand="0" w:noVBand="1"/>
      </w:tblPr>
      <w:tblGrid>
        <w:gridCol w:w="440"/>
        <w:gridCol w:w="3852"/>
        <w:gridCol w:w="9898"/>
      </w:tblGrid>
      <w:tr w:rsidR="00A80F77" w:rsidRPr="00A80F77" w:rsidTr="00A80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hideMark/>
          </w:tcPr>
          <w:p w:rsidR="00A80F77" w:rsidRPr="00A80F77" w:rsidRDefault="00A80F77" w:rsidP="00A80F77">
            <w:pPr>
              <w:jc w:val="center"/>
              <w:rPr>
                <w:rFonts w:ascii="Calibri" w:hAnsi="Calibri" w:cs="Calibri"/>
                <w:color w:val="000000"/>
                <w:sz w:val="22"/>
                <w:szCs w:val="22"/>
                <w:lang w:val="fr-FR"/>
              </w:rPr>
            </w:pPr>
            <w:r w:rsidRPr="00A80F77">
              <w:rPr>
                <w:rFonts w:ascii="Calibri" w:hAnsi="Calibri" w:cs="Calibri"/>
                <w:color w:val="000000"/>
                <w:sz w:val="22"/>
                <w:szCs w:val="22"/>
                <w:lang w:val="fr-FR"/>
              </w:rPr>
              <w:t>N°</w:t>
            </w:r>
          </w:p>
        </w:tc>
        <w:tc>
          <w:tcPr>
            <w:tcW w:w="3852" w:type="dxa"/>
            <w:hideMark/>
          </w:tcPr>
          <w:p w:rsidR="00A80F77" w:rsidRPr="00A80F77" w:rsidRDefault="00A80F77" w:rsidP="00A80F7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Error</w:t>
            </w:r>
          </w:p>
        </w:tc>
        <w:tc>
          <w:tcPr>
            <w:tcW w:w="9898" w:type="dxa"/>
            <w:hideMark/>
          </w:tcPr>
          <w:p w:rsidR="00A80F77" w:rsidRPr="00A80F77" w:rsidRDefault="00A80F77" w:rsidP="00A80F7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fr-FR"/>
              </w:rPr>
            </w:pPr>
            <w:r w:rsidRPr="00A80F77">
              <w:rPr>
                <w:rFonts w:ascii="Calibri" w:hAnsi="Calibri" w:cs="Calibri"/>
                <w:color w:val="000000"/>
                <w:sz w:val="22"/>
                <w:szCs w:val="22"/>
                <w:lang w:val="fr-FR"/>
              </w:rPr>
              <w:t>Analyse</w:t>
            </w:r>
          </w:p>
        </w:tc>
      </w:tr>
      <w:tr w:rsidR="000035CF"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0035CF" w:rsidRPr="00A80F77" w:rsidRDefault="00DE62AA" w:rsidP="00DE62AA">
            <w:pPr>
              <w:jc w:val="left"/>
              <w:rPr>
                <w:rFonts w:ascii="Calibri" w:hAnsi="Calibri" w:cs="Calibri"/>
                <w:color w:val="000000"/>
                <w:sz w:val="22"/>
                <w:szCs w:val="22"/>
                <w:lang w:val="fr-FR"/>
              </w:rPr>
            </w:pPr>
            <w:r>
              <w:rPr>
                <w:rFonts w:ascii="Calibri" w:hAnsi="Calibri" w:cs="Calibri"/>
                <w:color w:val="000000"/>
                <w:sz w:val="22"/>
                <w:szCs w:val="22"/>
                <w:lang w:val="fr-FR"/>
              </w:rPr>
              <w:t>0</w:t>
            </w:r>
            <w:r w:rsidR="00FB4617">
              <w:rPr>
                <w:rFonts w:ascii="Calibri" w:hAnsi="Calibri" w:cs="Calibri"/>
                <w:color w:val="000000"/>
                <w:sz w:val="22"/>
                <w:szCs w:val="22"/>
                <w:lang w:val="fr-FR"/>
              </w:rPr>
              <w:t>1</w:t>
            </w:r>
          </w:p>
        </w:tc>
        <w:tc>
          <w:tcPr>
            <w:tcW w:w="3852" w:type="dxa"/>
          </w:tcPr>
          <w:p w:rsidR="000035CF" w:rsidRPr="00FB4617" w:rsidRDefault="00FB4617"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FB4617">
              <w:rPr>
                <w:rFonts w:ascii="Calibri" w:hAnsi="Calibri" w:cs="Calibri"/>
                <w:color w:val="000000"/>
                <w:sz w:val="22"/>
                <w:szCs w:val="22"/>
                <w:lang w:val="en-US"/>
              </w:rPr>
              <w:t>The output folder must be different from the input folder</w:t>
            </w:r>
          </w:p>
        </w:tc>
        <w:tc>
          <w:tcPr>
            <w:tcW w:w="9898" w:type="dxa"/>
          </w:tcPr>
          <w:p w:rsidR="000035CF" w:rsidRPr="00FB4617" w:rsidRDefault="00DE62AA"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fr-FR"/>
              </w:rPr>
              <w:t>change output directory path</w:t>
            </w:r>
          </w:p>
        </w:tc>
      </w:tr>
      <w:tr w:rsidR="000035CF"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0035CF" w:rsidRPr="00FB4617" w:rsidRDefault="00DE62AA" w:rsidP="00DE62AA">
            <w:pPr>
              <w:jc w:val="left"/>
              <w:rPr>
                <w:rFonts w:ascii="Calibri" w:hAnsi="Calibri" w:cs="Calibri"/>
                <w:color w:val="000000"/>
                <w:sz w:val="22"/>
                <w:szCs w:val="22"/>
                <w:lang w:val="en-US"/>
              </w:rPr>
            </w:pPr>
            <w:r>
              <w:rPr>
                <w:rFonts w:ascii="Calibri" w:hAnsi="Calibri" w:cs="Calibri"/>
                <w:color w:val="000000"/>
                <w:sz w:val="22"/>
                <w:szCs w:val="22"/>
                <w:lang w:val="en-US"/>
              </w:rPr>
              <w:t>0</w:t>
            </w:r>
            <w:r w:rsidR="00FB4617">
              <w:rPr>
                <w:rFonts w:ascii="Calibri" w:hAnsi="Calibri" w:cs="Calibri"/>
                <w:color w:val="000000"/>
                <w:sz w:val="22"/>
                <w:szCs w:val="22"/>
                <w:lang w:val="en-US"/>
              </w:rPr>
              <w:t>2</w:t>
            </w:r>
          </w:p>
        </w:tc>
        <w:tc>
          <w:tcPr>
            <w:tcW w:w="3852" w:type="dxa"/>
          </w:tcPr>
          <w:p w:rsidR="000035CF" w:rsidRPr="00FB4617" w:rsidRDefault="00FB4617"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FB4617">
              <w:rPr>
                <w:rFonts w:ascii="Calibri" w:hAnsi="Calibri" w:cs="Calibri"/>
                <w:color w:val="000000"/>
                <w:sz w:val="22"/>
                <w:szCs w:val="22"/>
                <w:lang w:val="en-US"/>
              </w:rPr>
              <w:t>'Input File or Directory' parameter is mandatory</w:t>
            </w:r>
          </w:p>
        </w:tc>
        <w:tc>
          <w:tcPr>
            <w:tcW w:w="9898" w:type="dxa"/>
          </w:tcPr>
          <w:p w:rsidR="000035CF" w:rsidRPr="00FB4617" w:rsidRDefault="00DE62AA"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choose  an input file or a directory to convert</w:t>
            </w:r>
          </w:p>
        </w:tc>
      </w:tr>
      <w:tr w:rsidR="000035CF"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0035CF" w:rsidRPr="00FB4617" w:rsidRDefault="00DE62AA" w:rsidP="00DE62AA">
            <w:pPr>
              <w:jc w:val="left"/>
              <w:rPr>
                <w:rFonts w:ascii="Calibri" w:hAnsi="Calibri" w:cs="Calibri"/>
                <w:color w:val="000000"/>
                <w:sz w:val="22"/>
                <w:szCs w:val="22"/>
                <w:lang w:val="en-US"/>
              </w:rPr>
            </w:pPr>
            <w:r>
              <w:rPr>
                <w:rFonts w:ascii="Calibri" w:hAnsi="Calibri" w:cs="Calibri"/>
                <w:color w:val="000000"/>
                <w:sz w:val="22"/>
                <w:szCs w:val="22"/>
                <w:lang w:val="en-US"/>
              </w:rPr>
              <w:t>0</w:t>
            </w:r>
            <w:r w:rsidR="00FB4617">
              <w:rPr>
                <w:rFonts w:ascii="Calibri" w:hAnsi="Calibri" w:cs="Calibri"/>
                <w:color w:val="000000"/>
                <w:sz w:val="22"/>
                <w:szCs w:val="22"/>
                <w:lang w:val="en-US"/>
              </w:rPr>
              <w:t>3</w:t>
            </w:r>
          </w:p>
        </w:tc>
        <w:tc>
          <w:tcPr>
            <w:tcW w:w="3852" w:type="dxa"/>
          </w:tcPr>
          <w:p w:rsidR="000035CF" w:rsidRPr="00FB4617" w:rsidRDefault="00FB4617"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FB4617">
              <w:rPr>
                <w:rFonts w:ascii="Calibri" w:hAnsi="Calibri" w:cs="Calibri"/>
                <w:color w:val="000000"/>
                <w:sz w:val="22"/>
                <w:szCs w:val="22"/>
                <w:lang w:val="en-US"/>
              </w:rPr>
              <w:t>'Output Directory' parameter is mandatory.</w:t>
            </w:r>
          </w:p>
        </w:tc>
        <w:tc>
          <w:tcPr>
            <w:tcW w:w="9898" w:type="dxa"/>
          </w:tcPr>
          <w:p w:rsidR="000035CF" w:rsidRPr="00FB4617" w:rsidRDefault="00DE62AA"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choose an output directory path</w:t>
            </w:r>
          </w:p>
        </w:tc>
      </w:tr>
      <w:tr w:rsidR="000035CF"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0035CF" w:rsidRPr="00FB4617" w:rsidRDefault="00DE62AA" w:rsidP="00DE62AA">
            <w:pPr>
              <w:jc w:val="left"/>
              <w:rPr>
                <w:rFonts w:ascii="Calibri" w:hAnsi="Calibri" w:cs="Calibri"/>
                <w:color w:val="000000"/>
                <w:sz w:val="22"/>
                <w:szCs w:val="22"/>
                <w:lang w:val="en-US"/>
              </w:rPr>
            </w:pPr>
            <w:r>
              <w:rPr>
                <w:rFonts w:ascii="Calibri" w:hAnsi="Calibri" w:cs="Calibri"/>
                <w:color w:val="000000"/>
                <w:sz w:val="22"/>
                <w:szCs w:val="22"/>
                <w:lang w:val="en-US"/>
              </w:rPr>
              <w:t>0</w:t>
            </w:r>
            <w:r w:rsidR="00FB4617">
              <w:rPr>
                <w:rFonts w:ascii="Calibri" w:hAnsi="Calibri" w:cs="Calibri"/>
                <w:color w:val="000000"/>
                <w:sz w:val="22"/>
                <w:szCs w:val="22"/>
                <w:lang w:val="en-US"/>
              </w:rPr>
              <w:t>4</w:t>
            </w:r>
          </w:p>
        </w:tc>
        <w:tc>
          <w:tcPr>
            <w:tcW w:w="3852" w:type="dxa"/>
          </w:tcPr>
          <w:p w:rsidR="000035CF" w:rsidRPr="00FB4617" w:rsidRDefault="00FB4617"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FB4617">
              <w:rPr>
                <w:rFonts w:ascii="Calibri" w:hAnsi="Calibri" w:cs="Calibri"/>
                <w:color w:val="000000"/>
                <w:sz w:val="22"/>
                <w:szCs w:val="22"/>
                <w:lang w:val="en-US"/>
              </w:rPr>
              <w:t>Input file / directory not accessible or readable</w:t>
            </w:r>
          </w:p>
        </w:tc>
        <w:tc>
          <w:tcPr>
            <w:tcW w:w="9898" w:type="dxa"/>
          </w:tcPr>
          <w:p w:rsidR="000035CF" w:rsidRPr="00FB4617" w:rsidRDefault="00DE62AA"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if the Input file / directory is accessible</w:t>
            </w:r>
          </w:p>
        </w:tc>
      </w:tr>
      <w:tr w:rsidR="00FB4617"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FB4617" w:rsidRPr="00FB4617" w:rsidRDefault="00DE62AA" w:rsidP="00DE62AA">
            <w:pPr>
              <w:jc w:val="left"/>
              <w:rPr>
                <w:rFonts w:ascii="Calibri" w:hAnsi="Calibri" w:cs="Calibri"/>
                <w:color w:val="000000"/>
                <w:sz w:val="22"/>
                <w:szCs w:val="22"/>
                <w:lang w:val="en-US"/>
              </w:rPr>
            </w:pPr>
            <w:r>
              <w:rPr>
                <w:rFonts w:ascii="Calibri" w:hAnsi="Calibri" w:cs="Calibri"/>
                <w:color w:val="000000"/>
                <w:sz w:val="22"/>
                <w:szCs w:val="22"/>
                <w:lang w:val="en-US"/>
              </w:rPr>
              <w:t>0</w:t>
            </w:r>
            <w:r w:rsidR="00FB4617">
              <w:rPr>
                <w:rFonts w:ascii="Calibri" w:hAnsi="Calibri" w:cs="Calibri"/>
                <w:color w:val="000000"/>
                <w:sz w:val="22"/>
                <w:szCs w:val="22"/>
                <w:lang w:val="en-US"/>
              </w:rPr>
              <w:t>5</w:t>
            </w:r>
          </w:p>
        </w:tc>
        <w:tc>
          <w:tcPr>
            <w:tcW w:w="3852" w:type="dxa"/>
          </w:tcPr>
          <w:p w:rsidR="00FB4617" w:rsidRPr="00FB4617" w:rsidRDefault="00FB4617"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FB4617">
              <w:rPr>
                <w:rFonts w:ascii="Calibri" w:hAnsi="Calibri" w:cs="Calibri"/>
                <w:color w:val="000000"/>
                <w:sz w:val="22"/>
                <w:szCs w:val="22"/>
                <w:lang w:val="en-US"/>
              </w:rPr>
              <w:t>Output Directory not writeable</w:t>
            </w:r>
          </w:p>
        </w:tc>
        <w:tc>
          <w:tcPr>
            <w:tcW w:w="9898" w:type="dxa"/>
          </w:tcPr>
          <w:p w:rsidR="00FB4617" w:rsidRPr="00FB4617" w:rsidRDefault="00DE62AA"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if output directory is accessible</w:t>
            </w:r>
          </w:p>
        </w:tc>
      </w:tr>
      <w:tr w:rsidR="00FB4617"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FB4617" w:rsidRPr="00FB4617" w:rsidRDefault="00DE62AA" w:rsidP="00DE62AA">
            <w:pPr>
              <w:jc w:val="left"/>
              <w:rPr>
                <w:rFonts w:ascii="Calibri" w:hAnsi="Calibri" w:cs="Calibri"/>
                <w:color w:val="000000"/>
                <w:sz w:val="22"/>
                <w:szCs w:val="22"/>
                <w:lang w:val="en-US"/>
              </w:rPr>
            </w:pPr>
            <w:r>
              <w:rPr>
                <w:rFonts w:ascii="Calibri" w:hAnsi="Calibri" w:cs="Calibri"/>
                <w:color w:val="000000"/>
                <w:sz w:val="22"/>
                <w:szCs w:val="22"/>
                <w:lang w:val="en-US"/>
              </w:rPr>
              <w:t>0</w:t>
            </w:r>
            <w:r w:rsidR="00FB4617">
              <w:rPr>
                <w:rFonts w:ascii="Calibri" w:hAnsi="Calibri" w:cs="Calibri"/>
                <w:color w:val="000000"/>
                <w:sz w:val="22"/>
                <w:szCs w:val="22"/>
                <w:lang w:val="en-US"/>
              </w:rPr>
              <w:t>6</w:t>
            </w:r>
          </w:p>
        </w:tc>
        <w:tc>
          <w:tcPr>
            <w:tcW w:w="3852" w:type="dxa"/>
          </w:tcPr>
          <w:p w:rsidR="00FB4617" w:rsidRPr="00FB4617" w:rsidRDefault="00FB4617"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FB4617">
              <w:rPr>
                <w:rFonts w:ascii="Calibri" w:hAnsi="Calibri" w:cs="Calibri"/>
                <w:color w:val="000000"/>
                <w:sz w:val="22"/>
                <w:szCs w:val="22"/>
                <w:lang w:val="en-US"/>
              </w:rPr>
              <w:t>No file found</w:t>
            </w:r>
          </w:p>
        </w:tc>
        <w:tc>
          <w:tcPr>
            <w:tcW w:w="9898" w:type="dxa"/>
          </w:tcPr>
          <w:p w:rsidR="00FB4617" w:rsidRPr="00FB4617" w:rsidRDefault="00DE62AA"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fr-FR"/>
              </w:rPr>
              <w:t>check the input directory</w:t>
            </w:r>
          </w:p>
        </w:tc>
      </w:tr>
      <w:tr w:rsidR="00FB4617"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FB4617" w:rsidRPr="00FB4617" w:rsidRDefault="00BA3719" w:rsidP="00A80F77">
            <w:pPr>
              <w:jc w:val="center"/>
              <w:rPr>
                <w:rFonts w:ascii="Calibri" w:hAnsi="Calibri" w:cs="Calibri"/>
                <w:color w:val="000000"/>
                <w:sz w:val="22"/>
                <w:szCs w:val="22"/>
                <w:lang w:val="en-US"/>
              </w:rPr>
            </w:pPr>
            <w:r>
              <w:rPr>
                <w:rFonts w:ascii="Calibri" w:hAnsi="Calibri" w:cs="Calibri"/>
                <w:color w:val="000000"/>
                <w:sz w:val="22"/>
                <w:szCs w:val="22"/>
                <w:lang w:val="en-US"/>
              </w:rPr>
              <w:t>07</w:t>
            </w:r>
          </w:p>
        </w:tc>
        <w:tc>
          <w:tcPr>
            <w:tcW w:w="3852" w:type="dxa"/>
          </w:tcPr>
          <w:p w:rsidR="00FB4617" w:rsidRPr="00917720" w:rsidRDefault="00917720"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Input file not accessible or readable</w:t>
            </w:r>
          </w:p>
        </w:tc>
        <w:tc>
          <w:tcPr>
            <w:tcW w:w="9898" w:type="dxa"/>
          </w:tcPr>
          <w:p w:rsidR="00FB4617" w:rsidRPr="00FB4617" w:rsidRDefault="00714C7E"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 if the Input file / directory is accessible</w:t>
            </w:r>
          </w:p>
        </w:tc>
      </w:tr>
      <w:tr w:rsidR="00FB4617"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FB4617" w:rsidRPr="00FB4617" w:rsidRDefault="00BA3719" w:rsidP="00A80F77">
            <w:pPr>
              <w:jc w:val="center"/>
              <w:rPr>
                <w:rFonts w:ascii="Calibri" w:hAnsi="Calibri" w:cs="Calibri"/>
                <w:color w:val="000000"/>
                <w:sz w:val="22"/>
                <w:szCs w:val="22"/>
                <w:lang w:val="en-US"/>
              </w:rPr>
            </w:pPr>
            <w:r>
              <w:rPr>
                <w:rFonts w:ascii="Calibri" w:hAnsi="Calibri" w:cs="Calibri"/>
                <w:color w:val="000000"/>
                <w:sz w:val="22"/>
                <w:szCs w:val="22"/>
                <w:lang w:val="en-US"/>
              </w:rPr>
              <w:t>08</w:t>
            </w:r>
          </w:p>
        </w:tc>
        <w:tc>
          <w:tcPr>
            <w:tcW w:w="3852" w:type="dxa"/>
          </w:tcPr>
          <w:p w:rsidR="00FB4617" w:rsidRPr="00917720" w:rsidRDefault="00917720"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Input file isn't a file</w:t>
            </w:r>
          </w:p>
        </w:tc>
        <w:tc>
          <w:tcPr>
            <w:tcW w:w="9898" w:type="dxa"/>
          </w:tcPr>
          <w:p w:rsidR="00FB4617" w:rsidRPr="00FB4617" w:rsidRDefault="00714C7E"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 xml:space="preserve">Click on directory radio </w:t>
            </w:r>
          </w:p>
        </w:tc>
      </w:tr>
      <w:tr w:rsidR="00FB4617"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FB4617" w:rsidRPr="00FB4617" w:rsidRDefault="00BA3719" w:rsidP="00A80F77">
            <w:pPr>
              <w:jc w:val="center"/>
              <w:rPr>
                <w:rFonts w:ascii="Calibri" w:hAnsi="Calibri" w:cs="Calibri"/>
                <w:color w:val="000000"/>
                <w:sz w:val="22"/>
                <w:szCs w:val="22"/>
                <w:lang w:val="en-US"/>
              </w:rPr>
            </w:pPr>
            <w:r>
              <w:rPr>
                <w:rFonts w:ascii="Calibri" w:hAnsi="Calibri" w:cs="Calibri"/>
                <w:color w:val="000000"/>
                <w:sz w:val="22"/>
                <w:szCs w:val="22"/>
                <w:lang w:val="en-US"/>
              </w:rPr>
              <w:t>09</w:t>
            </w:r>
          </w:p>
        </w:tc>
        <w:tc>
          <w:tcPr>
            <w:tcW w:w="3852" w:type="dxa"/>
          </w:tcPr>
          <w:p w:rsidR="00FB4617" w:rsidRPr="00FB4617" w:rsidRDefault="00917720"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Error reading input file</w:t>
            </w:r>
          </w:p>
        </w:tc>
        <w:tc>
          <w:tcPr>
            <w:tcW w:w="9898" w:type="dxa"/>
          </w:tcPr>
          <w:p w:rsidR="00FB4617" w:rsidRPr="00FB4617" w:rsidRDefault="001001D3"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FB4617"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FB4617" w:rsidRPr="00FB4617" w:rsidRDefault="00BA3719" w:rsidP="00A80F77">
            <w:pPr>
              <w:jc w:val="center"/>
              <w:rPr>
                <w:rFonts w:ascii="Calibri" w:hAnsi="Calibri" w:cs="Calibri"/>
                <w:color w:val="000000"/>
                <w:sz w:val="22"/>
                <w:szCs w:val="22"/>
                <w:lang w:val="en-US"/>
              </w:rPr>
            </w:pPr>
            <w:r>
              <w:rPr>
                <w:rFonts w:ascii="Calibri" w:hAnsi="Calibri" w:cs="Calibri"/>
                <w:color w:val="000000"/>
                <w:sz w:val="22"/>
                <w:szCs w:val="22"/>
                <w:lang w:val="en-US"/>
              </w:rPr>
              <w:t>10</w:t>
            </w:r>
          </w:p>
        </w:tc>
        <w:tc>
          <w:tcPr>
            <w:tcW w:w="3852" w:type="dxa"/>
          </w:tcPr>
          <w:p w:rsidR="00FB4617" w:rsidRPr="00917720" w:rsidRDefault="00917720"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Output Directory can't be create</w:t>
            </w:r>
          </w:p>
        </w:tc>
        <w:tc>
          <w:tcPr>
            <w:tcW w:w="9898" w:type="dxa"/>
          </w:tcPr>
          <w:p w:rsidR="00FB4617" w:rsidRPr="00FB4617" w:rsidRDefault="00E03789" w:rsidP="00E0378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check if output directory </w:t>
            </w:r>
            <w:r>
              <w:rPr>
                <w:rFonts w:ascii="Calibri" w:hAnsi="Calibri" w:cs="Calibri"/>
                <w:color w:val="000000"/>
                <w:sz w:val="22"/>
                <w:szCs w:val="22"/>
                <w:lang w:val="en-US"/>
              </w:rPr>
              <w:t>parent is accessible</w:t>
            </w:r>
          </w:p>
        </w:tc>
      </w:tr>
      <w:tr w:rsidR="00917720"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917720" w:rsidRPr="00FB4617" w:rsidRDefault="00BA3719" w:rsidP="00917720">
            <w:pPr>
              <w:jc w:val="left"/>
              <w:rPr>
                <w:rFonts w:ascii="Calibri" w:hAnsi="Calibri" w:cs="Calibri"/>
                <w:color w:val="000000"/>
                <w:sz w:val="22"/>
                <w:szCs w:val="22"/>
                <w:lang w:val="en-US"/>
              </w:rPr>
            </w:pPr>
            <w:r>
              <w:rPr>
                <w:rFonts w:ascii="Calibri" w:hAnsi="Calibri" w:cs="Calibri"/>
                <w:color w:val="000000"/>
                <w:sz w:val="22"/>
                <w:szCs w:val="22"/>
                <w:lang w:val="en-US"/>
              </w:rPr>
              <w:t>11</w:t>
            </w:r>
          </w:p>
        </w:tc>
        <w:tc>
          <w:tcPr>
            <w:tcW w:w="3852" w:type="dxa"/>
          </w:tcPr>
          <w:p w:rsidR="00917720" w:rsidRPr="00917720" w:rsidRDefault="00917720"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'Output Directory' parameter must be a folder</w:t>
            </w:r>
          </w:p>
        </w:tc>
        <w:tc>
          <w:tcPr>
            <w:tcW w:w="9898" w:type="dxa"/>
          </w:tcPr>
          <w:p w:rsidR="00917720" w:rsidRPr="00FB4617" w:rsidRDefault="00E03789"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choose an output directory path</w:t>
            </w:r>
          </w:p>
        </w:tc>
      </w:tr>
      <w:tr w:rsidR="00917720"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917720" w:rsidRPr="00FB4617" w:rsidRDefault="00BA3719" w:rsidP="00917720">
            <w:pPr>
              <w:jc w:val="left"/>
              <w:rPr>
                <w:rFonts w:ascii="Calibri" w:hAnsi="Calibri" w:cs="Calibri"/>
                <w:color w:val="000000"/>
                <w:sz w:val="22"/>
                <w:szCs w:val="22"/>
                <w:lang w:val="en-US"/>
              </w:rPr>
            </w:pPr>
            <w:r>
              <w:rPr>
                <w:rFonts w:ascii="Calibri" w:hAnsi="Calibri" w:cs="Calibri"/>
                <w:color w:val="000000"/>
                <w:sz w:val="22"/>
                <w:szCs w:val="22"/>
                <w:lang w:val="en-US"/>
              </w:rPr>
              <w:t>12</w:t>
            </w:r>
          </w:p>
        </w:tc>
        <w:tc>
          <w:tcPr>
            <w:tcW w:w="3852" w:type="dxa"/>
          </w:tcPr>
          <w:p w:rsidR="00917720" w:rsidRPr="00917720" w:rsidRDefault="00917720"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Error closing file</w:t>
            </w:r>
          </w:p>
        </w:tc>
        <w:tc>
          <w:tcPr>
            <w:tcW w:w="9898" w:type="dxa"/>
          </w:tcPr>
          <w:p w:rsidR="00917720" w:rsidRPr="00FB4617" w:rsidRDefault="00B5682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Check</w:t>
            </w:r>
            <w:r w:rsidR="00821E71">
              <w:rPr>
                <w:rFonts w:ascii="Calibri" w:hAnsi="Calibri" w:cs="Calibri"/>
                <w:color w:val="000000"/>
                <w:sz w:val="22"/>
                <w:szCs w:val="22"/>
                <w:lang w:val="en-US"/>
              </w:rPr>
              <w:t>if</w:t>
            </w:r>
            <w:r w:rsidR="00821E71" w:rsidRPr="00A80F77">
              <w:rPr>
                <w:rFonts w:ascii="Calibri" w:hAnsi="Calibri" w:cs="Calibri"/>
                <w:color w:val="000000"/>
                <w:sz w:val="22"/>
                <w:szCs w:val="22"/>
                <w:lang w:val="en-US"/>
              </w:rPr>
              <w:t>file / directory</w:t>
            </w:r>
            <w:r w:rsidR="00821E71">
              <w:rPr>
                <w:rFonts w:ascii="Calibri" w:hAnsi="Calibri" w:cs="Calibri"/>
                <w:color w:val="000000"/>
                <w:sz w:val="22"/>
                <w:szCs w:val="22"/>
                <w:lang w:val="en-US"/>
              </w:rPr>
              <w:t xml:space="preserve"> is</w:t>
            </w:r>
            <w:r>
              <w:rPr>
                <w:rFonts w:ascii="Calibri" w:hAnsi="Calibri" w:cs="Calibri"/>
                <w:color w:val="000000"/>
                <w:sz w:val="22"/>
                <w:szCs w:val="22"/>
                <w:lang w:val="en-US"/>
              </w:rPr>
              <w:t xml:space="preserve"> accessible</w:t>
            </w:r>
          </w:p>
        </w:tc>
      </w:tr>
      <w:tr w:rsidR="00E03789"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E03789" w:rsidRPr="00FB4617" w:rsidRDefault="00E03789" w:rsidP="00917720">
            <w:pPr>
              <w:jc w:val="left"/>
              <w:rPr>
                <w:rFonts w:ascii="Calibri" w:hAnsi="Calibri" w:cs="Calibri"/>
                <w:color w:val="000000"/>
                <w:sz w:val="22"/>
                <w:szCs w:val="22"/>
                <w:lang w:val="en-US"/>
              </w:rPr>
            </w:pPr>
            <w:r>
              <w:rPr>
                <w:rFonts w:ascii="Calibri" w:hAnsi="Calibri" w:cs="Calibri"/>
                <w:color w:val="000000"/>
                <w:sz w:val="22"/>
                <w:szCs w:val="22"/>
                <w:lang w:val="en-US"/>
              </w:rPr>
              <w:t>13</w:t>
            </w:r>
          </w:p>
        </w:tc>
        <w:tc>
          <w:tcPr>
            <w:tcW w:w="3852" w:type="dxa"/>
          </w:tcPr>
          <w:p w:rsidR="00E03789" w:rsidRPr="00917720" w:rsidRDefault="00E03789"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 xml:space="preserve">Variable </w:t>
            </w:r>
            <w:r>
              <w:rPr>
                <w:rFonts w:ascii="Calibri" w:hAnsi="Calibri" w:cs="Calibri"/>
                <w:color w:val="000000"/>
                <w:sz w:val="22"/>
                <w:szCs w:val="22"/>
                <w:lang w:val="en-US"/>
              </w:rPr>
              <w:t>XXXX</w:t>
            </w:r>
            <w:r w:rsidRPr="00C872E2">
              <w:rPr>
                <w:rFonts w:ascii="Calibri" w:hAnsi="Calibri" w:cs="Calibri"/>
                <w:color w:val="000000"/>
                <w:sz w:val="22"/>
                <w:szCs w:val="22"/>
                <w:lang w:val="en-US"/>
              </w:rPr>
              <w:t xml:space="preserve"> is not SDN Compliant</w:t>
            </w:r>
          </w:p>
        </w:tc>
        <w:tc>
          <w:tcPr>
            <w:tcW w:w="9898" w:type="dxa"/>
          </w:tcPr>
          <w:p w:rsidR="00E03789" w:rsidRPr="00FB4617" w:rsidRDefault="00E03789" w:rsidP="001001D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E03789"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E03789" w:rsidRPr="00FB4617" w:rsidRDefault="00E03789" w:rsidP="00917720">
            <w:pPr>
              <w:jc w:val="left"/>
              <w:rPr>
                <w:rFonts w:ascii="Calibri" w:hAnsi="Calibri" w:cs="Calibri"/>
                <w:color w:val="000000"/>
                <w:sz w:val="22"/>
                <w:szCs w:val="22"/>
                <w:lang w:val="en-US"/>
              </w:rPr>
            </w:pPr>
            <w:r>
              <w:rPr>
                <w:rFonts w:ascii="Calibri" w:hAnsi="Calibri" w:cs="Calibri"/>
                <w:color w:val="000000"/>
                <w:sz w:val="22"/>
                <w:szCs w:val="22"/>
                <w:lang w:val="en-US"/>
              </w:rPr>
              <w:t>14</w:t>
            </w:r>
          </w:p>
        </w:tc>
        <w:tc>
          <w:tcPr>
            <w:tcW w:w="3852" w:type="dxa"/>
          </w:tcPr>
          <w:p w:rsidR="00E03789" w:rsidRPr="00917720" w:rsidRDefault="00E03789"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Minimum number of station should be more than 0</w:t>
            </w:r>
          </w:p>
        </w:tc>
        <w:tc>
          <w:tcPr>
            <w:tcW w:w="9898" w:type="dxa"/>
          </w:tcPr>
          <w:p w:rsidR="00E03789" w:rsidRPr="00FB4617" w:rsidRDefault="00E03789"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E03789"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E03789" w:rsidRPr="00FB4617" w:rsidRDefault="00E03789" w:rsidP="00917720">
            <w:pPr>
              <w:jc w:val="left"/>
              <w:rPr>
                <w:rFonts w:ascii="Calibri" w:hAnsi="Calibri" w:cs="Calibri"/>
                <w:color w:val="000000"/>
                <w:sz w:val="22"/>
                <w:szCs w:val="22"/>
                <w:lang w:val="en-US"/>
              </w:rPr>
            </w:pPr>
            <w:r>
              <w:rPr>
                <w:rFonts w:ascii="Calibri" w:hAnsi="Calibri" w:cs="Calibri"/>
                <w:color w:val="000000"/>
                <w:sz w:val="22"/>
                <w:szCs w:val="22"/>
                <w:lang w:val="en-US"/>
              </w:rPr>
              <w:t>15</w:t>
            </w:r>
          </w:p>
        </w:tc>
        <w:tc>
          <w:tcPr>
            <w:tcW w:w="3852" w:type="dxa"/>
          </w:tcPr>
          <w:p w:rsidR="00E03789" w:rsidRPr="00917720" w:rsidRDefault="00E03789"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917720">
              <w:rPr>
                <w:rFonts w:ascii="Calibri" w:hAnsi="Calibri" w:cs="Calibri"/>
                <w:color w:val="000000"/>
                <w:sz w:val="22"/>
                <w:szCs w:val="22"/>
                <w:lang w:val="en-US"/>
              </w:rPr>
              <w:t>Minimum number of station should be more than 0</w:t>
            </w:r>
          </w:p>
        </w:tc>
        <w:tc>
          <w:tcPr>
            <w:tcW w:w="9898" w:type="dxa"/>
          </w:tcPr>
          <w:p w:rsidR="00E03789" w:rsidRPr="00FB4617" w:rsidRDefault="00E03789"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E03789"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E03789" w:rsidRPr="00FB4617" w:rsidRDefault="00E03789" w:rsidP="00917720">
            <w:pPr>
              <w:jc w:val="left"/>
              <w:rPr>
                <w:rFonts w:ascii="Calibri" w:hAnsi="Calibri" w:cs="Calibri"/>
                <w:color w:val="000000"/>
                <w:sz w:val="22"/>
                <w:szCs w:val="22"/>
                <w:lang w:val="en-US"/>
              </w:rPr>
            </w:pPr>
            <w:r>
              <w:rPr>
                <w:rFonts w:ascii="Calibri" w:hAnsi="Calibri" w:cs="Calibri"/>
                <w:color w:val="000000"/>
                <w:sz w:val="22"/>
                <w:szCs w:val="22"/>
                <w:lang w:val="en-US"/>
              </w:rPr>
              <w:t>16</w:t>
            </w:r>
          </w:p>
        </w:tc>
        <w:tc>
          <w:tcPr>
            <w:tcW w:w="3852" w:type="dxa"/>
          </w:tcPr>
          <w:p w:rsidR="00E03789" w:rsidRPr="00C872E2" w:rsidRDefault="00E03789" w:rsidP="00C872E2">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Invalid input Type value</w:t>
            </w:r>
          </w:p>
        </w:tc>
        <w:tc>
          <w:tcPr>
            <w:tcW w:w="9898" w:type="dxa"/>
          </w:tcPr>
          <w:p w:rsidR="00E03789" w:rsidRPr="00FB4617" w:rsidRDefault="00E03789" w:rsidP="001001D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E03789"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E03789" w:rsidRPr="00FB4617" w:rsidRDefault="00E03789" w:rsidP="00917720">
            <w:pPr>
              <w:jc w:val="left"/>
              <w:rPr>
                <w:rFonts w:ascii="Calibri" w:hAnsi="Calibri" w:cs="Calibri"/>
                <w:color w:val="000000"/>
                <w:sz w:val="22"/>
                <w:szCs w:val="22"/>
                <w:lang w:val="en-US"/>
              </w:rPr>
            </w:pPr>
            <w:r>
              <w:rPr>
                <w:rFonts w:ascii="Calibri" w:hAnsi="Calibri" w:cs="Calibri"/>
                <w:color w:val="000000"/>
                <w:sz w:val="22"/>
                <w:szCs w:val="22"/>
                <w:lang w:val="en-US"/>
              </w:rPr>
              <w:t>17</w:t>
            </w:r>
          </w:p>
        </w:tc>
        <w:tc>
          <w:tcPr>
            <w:tcW w:w="3852" w:type="dxa"/>
          </w:tcPr>
          <w:p w:rsidR="00E03789" w:rsidRPr="00917720" w:rsidRDefault="00E03789"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CFPoint dimensions list can’</w:t>
            </w:r>
            <w:r w:rsidRPr="00C872E2">
              <w:rPr>
                <w:rFonts w:ascii="Calibri" w:hAnsi="Calibri" w:cs="Calibri"/>
                <w:color w:val="000000"/>
                <w:sz w:val="22"/>
                <w:szCs w:val="22"/>
                <w:lang w:val="en-US"/>
              </w:rPr>
              <w:t>t be empty</w:t>
            </w:r>
          </w:p>
        </w:tc>
        <w:tc>
          <w:tcPr>
            <w:tcW w:w="9898" w:type="dxa"/>
          </w:tcPr>
          <w:p w:rsidR="00E03789" w:rsidRPr="00FB4617" w:rsidRDefault="00E03789" w:rsidP="001001D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18</w:t>
            </w:r>
          </w:p>
        </w:tc>
        <w:tc>
          <w:tcPr>
            <w:tcW w:w="3852" w:type="dxa"/>
          </w:tcPr>
          <w:p w:rsidR="001001D3" w:rsidRPr="001001D3" w:rsidRDefault="001001D3"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001D3">
              <w:rPr>
                <w:rFonts w:ascii="Calibri" w:hAnsi="Calibri" w:cs="Calibri"/>
                <w:color w:val="000000"/>
                <w:sz w:val="22"/>
                <w:szCs w:val="22"/>
                <w:lang w:val="en-US"/>
              </w:rPr>
              <w:t>Error creating netCDF global attributes</w:t>
            </w:r>
          </w:p>
        </w:tc>
        <w:tc>
          <w:tcPr>
            <w:tcW w:w="9898" w:type="dxa"/>
          </w:tcPr>
          <w:p w:rsidR="001001D3" w:rsidRPr="00FB4617" w:rsidRDefault="001001D3" w:rsidP="001001D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19</w:t>
            </w:r>
          </w:p>
        </w:tc>
        <w:tc>
          <w:tcPr>
            <w:tcW w:w="3852" w:type="dxa"/>
          </w:tcPr>
          <w:p w:rsidR="001001D3" w:rsidRPr="00C872E2" w:rsidRDefault="001001D3" w:rsidP="00C872E2">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Error creating CFPoint metadata</w:t>
            </w:r>
          </w:p>
        </w:tc>
        <w:tc>
          <w:tcPr>
            <w:tcW w:w="9898" w:type="dxa"/>
          </w:tcPr>
          <w:p w:rsidR="001001D3" w:rsidRPr="00FB4617" w:rsidRDefault="001001D3" w:rsidP="001001D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20</w:t>
            </w:r>
          </w:p>
        </w:tc>
        <w:tc>
          <w:tcPr>
            <w:tcW w:w="3852" w:type="dxa"/>
          </w:tcPr>
          <w:p w:rsidR="001001D3" w:rsidRPr="00C872E2" w:rsidRDefault="001001D3" w:rsidP="00C872E2">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 xml:space="preserve">Variable </w:t>
            </w:r>
            <w:r>
              <w:rPr>
                <w:rFonts w:ascii="Calibri" w:hAnsi="Calibri" w:cs="Calibri"/>
                <w:color w:val="000000"/>
                <w:sz w:val="22"/>
                <w:szCs w:val="22"/>
                <w:lang w:val="en-US"/>
              </w:rPr>
              <w:t>XXX</w:t>
            </w:r>
            <w:r w:rsidRPr="00C872E2">
              <w:rPr>
                <w:rFonts w:ascii="Calibri" w:hAnsi="Calibri" w:cs="Calibri"/>
                <w:color w:val="000000"/>
                <w:sz w:val="22"/>
                <w:szCs w:val="22"/>
                <w:lang w:val="en-US"/>
              </w:rPr>
              <w:t xml:space="preserve"> not found</w:t>
            </w:r>
          </w:p>
        </w:tc>
        <w:tc>
          <w:tcPr>
            <w:tcW w:w="9898" w:type="dxa"/>
          </w:tcPr>
          <w:p w:rsidR="001001D3" w:rsidRPr="00FB4617" w:rsidRDefault="001001D3" w:rsidP="001001D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21</w:t>
            </w:r>
          </w:p>
        </w:tc>
        <w:tc>
          <w:tcPr>
            <w:tcW w:w="3852" w:type="dxa"/>
          </w:tcPr>
          <w:p w:rsidR="001001D3" w:rsidRPr="00C872E2" w:rsidRDefault="001001D3"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 xml:space="preserve">Error setting variable </w:t>
            </w:r>
            <w:r>
              <w:rPr>
                <w:rFonts w:ascii="Calibri" w:hAnsi="Calibri" w:cs="Calibri"/>
                <w:color w:val="000000"/>
                <w:sz w:val="22"/>
                <w:szCs w:val="22"/>
                <w:lang w:val="en-US"/>
              </w:rPr>
              <w:t>XXXX</w:t>
            </w:r>
            <w:r w:rsidRPr="00C872E2">
              <w:rPr>
                <w:rFonts w:ascii="Calibri" w:hAnsi="Calibri" w:cs="Calibri"/>
                <w:color w:val="000000"/>
                <w:sz w:val="22"/>
                <w:szCs w:val="22"/>
                <w:lang w:val="en-US"/>
              </w:rPr>
              <w:t xml:space="preserve"> value</w:t>
            </w:r>
          </w:p>
        </w:tc>
        <w:tc>
          <w:tcPr>
            <w:tcW w:w="9898" w:type="dxa"/>
          </w:tcPr>
          <w:p w:rsidR="001001D3" w:rsidRPr="00FB4617" w:rsidRDefault="001001D3" w:rsidP="001001D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22</w:t>
            </w:r>
          </w:p>
        </w:tc>
        <w:tc>
          <w:tcPr>
            <w:tcW w:w="3852" w:type="dxa"/>
          </w:tcPr>
          <w:p w:rsidR="001001D3" w:rsidRPr="00C872E2" w:rsidRDefault="001001D3"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Z Variable name not found</w:t>
            </w:r>
          </w:p>
        </w:tc>
        <w:tc>
          <w:tcPr>
            <w:tcW w:w="9898" w:type="dxa"/>
          </w:tcPr>
          <w:p w:rsidR="001001D3" w:rsidRPr="00FB4617" w:rsidRDefault="001001D3" w:rsidP="001001D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23</w:t>
            </w:r>
          </w:p>
        </w:tc>
        <w:tc>
          <w:tcPr>
            <w:tcW w:w="3852" w:type="dxa"/>
          </w:tcPr>
          <w:p w:rsidR="001001D3" w:rsidRPr="00C872E2" w:rsidRDefault="001001D3" w:rsidP="00C872E2">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Z standard name not found</w:t>
            </w:r>
          </w:p>
        </w:tc>
        <w:tc>
          <w:tcPr>
            <w:tcW w:w="9898" w:type="dxa"/>
          </w:tcPr>
          <w:p w:rsidR="001001D3" w:rsidRPr="00FB4617" w:rsidRDefault="001001D3"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1001D3"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24</w:t>
            </w:r>
          </w:p>
        </w:tc>
        <w:tc>
          <w:tcPr>
            <w:tcW w:w="3852" w:type="dxa"/>
          </w:tcPr>
          <w:p w:rsidR="001001D3" w:rsidRPr="00C872E2" w:rsidRDefault="001001D3"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PXX</w:t>
            </w:r>
            <w:r w:rsidRPr="00C872E2">
              <w:rPr>
                <w:rFonts w:ascii="Calibri" w:hAnsi="Calibri" w:cs="Calibri"/>
                <w:color w:val="000000"/>
                <w:sz w:val="22"/>
                <w:szCs w:val="22"/>
                <w:lang w:val="en-US"/>
              </w:rPr>
              <w:t xml:space="preserve"> to </w:t>
            </w:r>
            <w:r>
              <w:rPr>
                <w:rFonts w:ascii="Calibri" w:hAnsi="Calibri" w:cs="Calibri"/>
                <w:color w:val="000000"/>
                <w:sz w:val="22"/>
                <w:szCs w:val="22"/>
                <w:lang w:val="en-US"/>
              </w:rPr>
              <w:t xml:space="preserve">PXX </w:t>
            </w:r>
            <w:r w:rsidRPr="00C872E2">
              <w:rPr>
                <w:rFonts w:ascii="Calibri" w:hAnsi="Calibri" w:cs="Calibri"/>
                <w:color w:val="000000"/>
                <w:sz w:val="22"/>
                <w:szCs w:val="22"/>
                <w:lang w:val="en-US"/>
              </w:rPr>
              <w:t>vocab mapping not found</w:t>
            </w:r>
          </w:p>
        </w:tc>
        <w:tc>
          <w:tcPr>
            <w:tcW w:w="9898" w:type="dxa"/>
          </w:tcPr>
          <w:p w:rsidR="001001D3" w:rsidRPr="00FB4617" w:rsidRDefault="001001D3"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Try to update the vocabulary</w:t>
            </w:r>
          </w:p>
        </w:tc>
      </w:tr>
      <w:tr w:rsidR="001001D3"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25</w:t>
            </w:r>
          </w:p>
        </w:tc>
        <w:tc>
          <w:tcPr>
            <w:tcW w:w="3852" w:type="dxa"/>
          </w:tcPr>
          <w:p w:rsidR="001001D3" w:rsidRPr="00C872E2" w:rsidRDefault="001001D3"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C872E2">
              <w:rPr>
                <w:rFonts w:ascii="Calibri" w:hAnsi="Calibri" w:cs="Calibri"/>
                <w:color w:val="000000"/>
                <w:sz w:val="22"/>
                <w:szCs w:val="22"/>
                <w:lang w:val="en-US"/>
              </w:rPr>
              <w:t>Error loading Vocab List</w:t>
            </w:r>
          </w:p>
        </w:tc>
        <w:tc>
          <w:tcPr>
            <w:tcW w:w="9898" w:type="dxa"/>
          </w:tcPr>
          <w:p w:rsidR="001001D3" w:rsidRPr="00FB4617" w:rsidRDefault="001001D3"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Try to update the vocabulary</w:t>
            </w:r>
          </w:p>
        </w:tc>
      </w:tr>
      <w:tr w:rsidR="001001D3"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1001D3" w:rsidRPr="00FB4617" w:rsidRDefault="001001D3" w:rsidP="00917720">
            <w:pPr>
              <w:jc w:val="left"/>
              <w:rPr>
                <w:rFonts w:ascii="Calibri" w:hAnsi="Calibri" w:cs="Calibri"/>
                <w:color w:val="000000"/>
                <w:sz w:val="22"/>
                <w:szCs w:val="22"/>
                <w:lang w:val="en-US"/>
              </w:rPr>
            </w:pPr>
            <w:r>
              <w:rPr>
                <w:rFonts w:ascii="Calibri" w:hAnsi="Calibri" w:cs="Calibri"/>
                <w:color w:val="000000"/>
                <w:sz w:val="22"/>
                <w:szCs w:val="22"/>
                <w:lang w:val="en-US"/>
              </w:rPr>
              <w:t>26</w:t>
            </w:r>
          </w:p>
        </w:tc>
        <w:tc>
          <w:tcPr>
            <w:tcW w:w="3852" w:type="dxa"/>
          </w:tcPr>
          <w:p w:rsidR="001001D3" w:rsidRPr="001A5EDC" w:rsidRDefault="001001D3"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Error parsing semantic header, line</w:t>
            </w:r>
            <w:r>
              <w:rPr>
                <w:rFonts w:ascii="Calibri" w:hAnsi="Calibri" w:cs="Calibri"/>
                <w:color w:val="000000"/>
                <w:sz w:val="22"/>
                <w:szCs w:val="22"/>
                <w:lang w:val="en-US"/>
              </w:rPr>
              <w:t xml:space="preserve"> X</w:t>
            </w:r>
          </w:p>
        </w:tc>
        <w:tc>
          <w:tcPr>
            <w:tcW w:w="9898" w:type="dxa"/>
          </w:tcPr>
          <w:p w:rsidR="001001D3" w:rsidRPr="00FB4617" w:rsidRDefault="001001D3"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Check Semantic Header line X</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27</w:t>
            </w:r>
          </w:p>
        </w:tc>
        <w:tc>
          <w:tcPr>
            <w:tcW w:w="3852" w:type="dxa"/>
          </w:tcPr>
          <w:p w:rsidR="00AF6181" w:rsidRPr="001A5EDC" w:rsidRDefault="00AF6181"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F6181">
              <w:rPr>
                <w:rFonts w:ascii="Calibri" w:hAnsi="Calibri" w:cs="Calibri"/>
                <w:color w:val="000000"/>
                <w:sz w:val="22"/>
                <w:szCs w:val="22"/>
                <w:lang w:val="en-US"/>
              </w:rPr>
              <w:t>Error parsing SDN parameter subject</w:t>
            </w:r>
          </w:p>
        </w:tc>
        <w:tc>
          <w:tcPr>
            <w:tcW w:w="9898" w:type="dxa"/>
          </w:tcPr>
          <w:p w:rsidR="00AF6181" w:rsidRPr="00FB4617" w:rsidRDefault="00AF6181" w:rsidP="0058074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Check SDN Parameter values</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28</w:t>
            </w:r>
          </w:p>
        </w:tc>
        <w:tc>
          <w:tcPr>
            <w:tcW w:w="3852" w:type="dxa"/>
          </w:tcPr>
          <w:p w:rsidR="00AF6181" w:rsidRPr="001A5EDC" w:rsidRDefault="00AF6181" w:rsidP="00580743">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Error parsing SDN parameter object</w:t>
            </w:r>
          </w:p>
        </w:tc>
        <w:tc>
          <w:tcPr>
            <w:tcW w:w="9898" w:type="dxa"/>
          </w:tcPr>
          <w:p w:rsidR="00AF6181" w:rsidRPr="00FB4617"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Check SDN Parameter values</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29</w:t>
            </w:r>
          </w:p>
        </w:tc>
        <w:tc>
          <w:tcPr>
            <w:tcW w:w="3852" w:type="dxa"/>
          </w:tcPr>
          <w:p w:rsidR="00AF6181" w:rsidRPr="001A5EDC" w:rsidRDefault="00AF6181"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Error detecting vertical reference</w:t>
            </w:r>
          </w:p>
        </w:tc>
        <w:tc>
          <w:tcPr>
            <w:tcW w:w="9898" w:type="dxa"/>
          </w:tcPr>
          <w:p w:rsidR="00AF6181" w:rsidRPr="00FB4617" w:rsidRDefault="00AF6181"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profile</w:t>
            </w:r>
            <w:r>
              <w:rPr>
                <w:rFonts w:ascii="Calibri" w:hAnsi="Calibri" w:cs="Calibri"/>
                <w:color w:val="000000"/>
                <w:sz w:val="22"/>
                <w:szCs w:val="22"/>
                <w:lang w:val="en-US"/>
              </w:rPr>
              <w:t xml:space="preserve"> : the first Parameter must be an AHGT parameter</w:t>
            </w:r>
            <w:r w:rsidRPr="00A80F77">
              <w:rPr>
                <w:rFonts w:ascii="Calibri" w:hAnsi="Calibri" w:cs="Calibri"/>
                <w:color w:val="000000"/>
                <w:sz w:val="22"/>
                <w:szCs w:val="22"/>
                <w:lang w:val="en-US"/>
              </w:rPr>
              <w:t xml:space="preserve">, trajectory, timeseries : </w:t>
            </w:r>
            <w:r>
              <w:rPr>
                <w:rFonts w:ascii="Calibri" w:hAnsi="Calibri" w:cs="Calibri"/>
                <w:color w:val="000000"/>
                <w:sz w:val="22"/>
                <w:szCs w:val="22"/>
                <w:lang w:val="en-US"/>
              </w:rPr>
              <w:t>an AHGT DEPTH parameter</w:t>
            </w:r>
            <w:r w:rsidRPr="00A80F77">
              <w:rPr>
                <w:rFonts w:ascii="Calibri" w:hAnsi="Calibri" w:cs="Calibri"/>
                <w:color w:val="000000"/>
                <w:sz w:val="22"/>
                <w:szCs w:val="22"/>
                <w:lang w:val="en-US"/>
              </w:rPr>
              <w:t xml:space="preserve"> must be set</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30</w:t>
            </w:r>
          </w:p>
        </w:tc>
        <w:tc>
          <w:tcPr>
            <w:tcW w:w="3852" w:type="dxa"/>
          </w:tcPr>
          <w:p w:rsidR="00AF6181" w:rsidRPr="001A5EDC" w:rsidRDefault="00AF6181" w:rsidP="00AC34A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SDN parameter object </w:t>
            </w:r>
            <w:r>
              <w:rPr>
                <w:rFonts w:ascii="Calibri" w:hAnsi="Calibri" w:cs="Calibri"/>
                <w:color w:val="000000"/>
                <w:sz w:val="22"/>
                <w:szCs w:val="22"/>
                <w:lang w:val="en-US"/>
              </w:rPr>
              <w:t>XXXX</w:t>
            </w:r>
            <w:r w:rsidRPr="001A5EDC">
              <w:rPr>
                <w:rFonts w:ascii="Calibri" w:hAnsi="Calibri" w:cs="Calibri"/>
                <w:color w:val="000000"/>
                <w:sz w:val="22"/>
                <w:szCs w:val="22"/>
                <w:lang w:val="en-US"/>
              </w:rPr>
              <w:t xml:space="preserve"> not found in BODC list</w:t>
            </w:r>
          </w:p>
        </w:tc>
        <w:tc>
          <w:tcPr>
            <w:tcW w:w="9898" w:type="dxa"/>
          </w:tcPr>
          <w:p w:rsidR="00AF6181" w:rsidRPr="00FB4617"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the code XXXX is not found in P01 list, try to update list by execute update vocabulary</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31</w:t>
            </w:r>
          </w:p>
        </w:tc>
        <w:tc>
          <w:tcPr>
            <w:tcW w:w="3852" w:type="dxa"/>
          </w:tcPr>
          <w:p w:rsidR="00AF6181" w:rsidRPr="001A5EDC" w:rsidRDefault="00AF6181" w:rsidP="00AC34A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Error parsing SDN parameter unit</w:t>
            </w:r>
          </w:p>
        </w:tc>
        <w:tc>
          <w:tcPr>
            <w:tcW w:w="9898" w:type="dxa"/>
          </w:tcPr>
          <w:p w:rsidR="00AF6181" w:rsidRPr="00FB4617" w:rsidRDefault="00AF6181"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 xml:space="preserve">Check if </w:t>
            </w:r>
            <w:r w:rsidRPr="001A5EDC">
              <w:rPr>
                <w:rFonts w:ascii="Calibri" w:hAnsi="Calibri" w:cs="Calibri"/>
                <w:color w:val="000000"/>
                <w:sz w:val="22"/>
                <w:szCs w:val="22"/>
                <w:lang w:val="en-US"/>
              </w:rPr>
              <w:t>SDN parameter mapping</w:t>
            </w:r>
            <w:r>
              <w:rPr>
                <w:rFonts w:ascii="Calibri" w:hAnsi="Calibri" w:cs="Calibri"/>
                <w:color w:val="000000"/>
                <w:sz w:val="22"/>
                <w:szCs w:val="22"/>
                <w:lang w:val="en-US"/>
              </w:rPr>
              <w:t xml:space="preserve"> lines</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32</w:t>
            </w:r>
          </w:p>
        </w:tc>
        <w:tc>
          <w:tcPr>
            <w:tcW w:w="3852" w:type="dxa"/>
          </w:tcPr>
          <w:p w:rsidR="00AF6181" w:rsidRPr="001A5EDC" w:rsidRDefault="00AF6181" w:rsidP="00AC34A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SDN parameter unit </w:t>
            </w:r>
            <w:r>
              <w:rPr>
                <w:rFonts w:ascii="Calibri" w:hAnsi="Calibri" w:cs="Calibri"/>
                <w:color w:val="000000"/>
                <w:sz w:val="22"/>
                <w:szCs w:val="22"/>
                <w:lang w:val="en-US"/>
              </w:rPr>
              <w:t>XXXX</w:t>
            </w:r>
            <w:r w:rsidRPr="001A5EDC">
              <w:rPr>
                <w:rFonts w:ascii="Calibri" w:hAnsi="Calibri" w:cs="Calibri"/>
                <w:color w:val="000000"/>
                <w:sz w:val="22"/>
                <w:szCs w:val="22"/>
                <w:lang w:val="en-US"/>
              </w:rPr>
              <w:t xml:space="preserve"> not found in BODC list</w:t>
            </w:r>
          </w:p>
        </w:tc>
        <w:tc>
          <w:tcPr>
            <w:tcW w:w="9898" w:type="dxa"/>
          </w:tcPr>
          <w:p w:rsidR="00AF6181" w:rsidRPr="00AC34A7" w:rsidRDefault="00AF6181" w:rsidP="00AC34A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t</w:t>
            </w:r>
            <w:r>
              <w:rPr>
                <w:rFonts w:ascii="Calibri" w:hAnsi="Calibri" w:cs="Calibri"/>
                <w:color w:val="000000"/>
                <w:sz w:val="22"/>
                <w:szCs w:val="22"/>
                <w:lang w:val="en-US"/>
              </w:rPr>
              <w:t>he code XXXX is not found in P06</w:t>
            </w:r>
            <w:r w:rsidRPr="00A80F77">
              <w:rPr>
                <w:rFonts w:ascii="Calibri" w:hAnsi="Calibri" w:cs="Calibri"/>
                <w:color w:val="000000"/>
                <w:sz w:val="22"/>
                <w:szCs w:val="22"/>
                <w:lang w:val="en-US"/>
              </w:rPr>
              <w:t xml:space="preserve"> list, try to update list by execute update vocabulary</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33</w:t>
            </w:r>
          </w:p>
        </w:tc>
        <w:tc>
          <w:tcPr>
            <w:tcW w:w="3852" w:type="dxa"/>
          </w:tcPr>
          <w:p w:rsidR="00AF6181" w:rsidRPr="001A5EDC" w:rsidRDefault="00AF6181" w:rsidP="00AC34A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SDN parameter mapping start, expected data, line </w:t>
            </w:r>
            <w:r>
              <w:rPr>
                <w:rFonts w:ascii="Calibri" w:hAnsi="Calibri" w:cs="Calibri"/>
                <w:color w:val="000000"/>
                <w:sz w:val="22"/>
                <w:szCs w:val="22"/>
                <w:lang w:val="en-US"/>
              </w:rPr>
              <w:t>X</w:t>
            </w:r>
          </w:p>
        </w:tc>
        <w:tc>
          <w:tcPr>
            <w:tcW w:w="9898" w:type="dxa"/>
          </w:tcPr>
          <w:p w:rsidR="00AF6181" w:rsidRPr="00FB4617" w:rsidRDefault="00AF6181" w:rsidP="004512D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 xml:space="preserve">Check if </w:t>
            </w:r>
            <w:r w:rsidRPr="001A5EDC">
              <w:rPr>
                <w:rFonts w:ascii="Calibri" w:hAnsi="Calibri" w:cs="Calibri"/>
                <w:color w:val="000000"/>
                <w:sz w:val="22"/>
                <w:szCs w:val="22"/>
                <w:lang w:val="en-US"/>
              </w:rPr>
              <w:t>SDN parameter mapping</w:t>
            </w:r>
            <w:r>
              <w:rPr>
                <w:rFonts w:ascii="Calibri" w:hAnsi="Calibri" w:cs="Calibri"/>
                <w:color w:val="000000"/>
                <w:sz w:val="22"/>
                <w:szCs w:val="22"/>
                <w:lang w:val="en-US"/>
              </w:rPr>
              <w:t xml:space="preserve"> is at the good place in file, it must be set before data</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34</w:t>
            </w:r>
          </w:p>
        </w:tc>
        <w:tc>
          <w:tcPr>
            <w:tcW w:w="3852" w:type="dxa"/>
          </w:tcPr>
          <w:p w:rsidR="00AF6181" w:rsidRPr="001A5EDC" w:rsidRDefault="00AF6181" w:rsidP="004512D7">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Error parsing Column header row, line </w:t>
            </w:r>
            <w:r>
              <w:rPr>
                <w:rFonts w:ascii="Calibri" w:hAnsi="Calibri" w:cs="Calibri"/>
                <w:color w:val="000000"/>
                <w:sz w:val="22"/>
                <w:szCs w:val="22"/>
                <w:lang w:val="en-US"/>
              </w:rPr>
              <w:t>X</w:t>
            </w:r>
          </w:p>
        </w:tc>
        <w:tc>
          <w:tcPr>
            <w:tcW w:w="9898" w:type="dxa"/>
          </w:tcPr>
          <w:p w:rsidR="00AF6181" w:rsidRPr="00FB4617"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 xml:space="preserve">Check </w:t>
            </w:r>
            <w:r w:rsidRPr="00AC34A7">
              <w:rPr>
                <w:rFonts w:ascii="Calibri" w:hAnsi="Calibri" w:cs="Calibri"/>
                <w:color w:val="000000"/>
                <w:sz w:val="22"/>
                <w:szCs w:val="22"/>
                <w:lang w:val="en-US"/>
              </w:rPr>
              <w:t>Column Header</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35</w:t>
            </w:r>
          </w:p>
        </w:tc>
        <w:tc>
          <w:tcPr>
            <w:tcW w:w="3852" w:type="dxa"/>
          </w:tcPr>
          <w:p w:rsidR="00AF6181" w:rsidRPr="001A5EDC" w:rsidRDefault="00AF6181" w:rsidP="004512D7">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Error detected line </w:t>
            </w:r>
            <w:r>
              <w:rPr>
                <w:rFonts w:ascii="Calibri" w:hAnsi="Calibri" w:cs="Calibri"/>
                <w:color w:val="000000"/>
                <w:sz w:val="22"/>
                <w:szCs w:val="22"/>
                <w:lang w:val="en-US"/>
              </w:rPr>
              <w:t>X,</w:t>
            </w:r>
            <w:r w:rsidRPr="001A5EDC">
              <w:rPr>
                <w:rFonts w:ascii="Calibri" w:hAnsi="Calibri" w:cs="Calibri"/>
                <w:color w:val="000000"/>
                <w:sz w:val="22"/>
                <w:szCs w:val="22"/>
                <w:lang w:val="en-US"/>
              </w:rPr>
              <w:t xml:space="preserve"> expected SDN parameter mapping</w:t>
            </w:r>
          </w:p>
        </w:tc>
        <w:tc>
          <w:tcPr>
            <w:tcW w:w="9898" w:type="dxa"/>
          </w:tcPr>
          <w:p w:rsidR="00AF6181" w:rsidRPr="00FB4617" w:rsidRDefault="00AF6181" w:rsidP="00520684">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 xml:space="preserve">Check if </w:t>
            </w:r>
            <w:r w:rsidRPr="001A5EDC">
              <w:rPr>
                <w:rFonts w:ascii="Calibri" w:hAnsi="Calibri" w:cs="Calibri"/>
                <w:color w:val="000000"/>
                <w:sz w:val="22"/>
                <w:szCs w:val="22"/>
                <w:lang w:val="en-US"/>
              </w:rPr>
              <w:t>SDN parameter mapping</w:t>
            </w:r>
            <w:r>
              <w:rPr>
                <w:rFonts w:ascii="Calibri" w:hAnsi="Calibri" w:cs="Calibri"/>
                <w:color w:val="000000"/>
                <w:sz w:val="22"/>
                <w:szCs w:val="22"/>
                <w:lang w:val="en-US"/>
              </w:rPr>
              <w:t xml:space="preserve"> is at the good place in file</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36</w:t>
            </w:r>
          </w:p>
        </w:tc>
        <w:tc>
          <w:tcPr>
            <w:tcW w:w="3852" w:type="dxa"/>
          </w:tcPr>
          <w:p w:rsidR="00AF6181" w:rsidRPr="001A5EDC"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Error parsing input file, line </w:t>
            </w:r>
            <w:r>
              <w:rPr>
                <w:rFonts w:ascii="Calibri" w:hAnsi="Calibri" w:cs="Calibri"/>
                <w:color w:val="000000"/>
                <w:sz w:val="22"/>
                <w:szCs w:val="22"/>
                <w:lang w:val="en-US"/>
              </w:rPr>
              <w:t>X</w:t>
            </w:r>
          </w:p>
        </w:tc>
        <w:tc>
          <w:tcPr>
            <w:tcW w:w="9898" w:type="dxa"/>
          </w:tcPr>
          <w:p w:rsidR="00AF6181" w:rsidRPr="00FB4617"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Check if file is valid</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37</w:t>
            </w:r>
          </w:p>
        </w:tc>
        <w:tc>
          <w:tcPr>
            <w:tcW w:w="3852" w:type="dxa"/>
          </w:tcPr>
          <w:p w:rsidR="00AF6181" w:rsidRPr="001A5EDC" w:rsidRDefault="00AF6181" w:rsidP="00520684">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Error parsing data, line </w:t>
            </w:r>
            <w:r>
              <w:rPr>
                <w:rFonts w:ascii="Calibri" w:hAnsi="Calibri" w:cs="Calibri"/>
                <w:color w:val="000000"/>
                <w:sz w:val="22"/>
                <w:szCs w:val="22"/>
                <w:lang w:val="en-US"/>
              </w:rPr>
              <w:t>X</w:t>
            </w:r>
          </w:p>
        </w:tc>
        <w:tc>
          <w:tcPr>
            <w:tcW w:w="9898" w:type="dxa"/>
          </w:tcPr>
          <w:p w:rsidR="00AF6181" w:rsidRPr="00FB4617" w:rsidRDefault="00AF6181"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Check data line X</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38</w:t>
            </w:r>
          </w:p>
        </w:tc>
        <w:tc>
          <w:tcPr>
            <w:tcW w:w="3852" w:type="dxa"/>
          </w:tcPr>
          <w:p w:rsidR="00AF6181" w:rsidRPr="001A5EDC" w:rsidRDefault="00AF6181" w:rsidP="00520684">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Bad values number</w:t>
            </w:r>
          </w:p>
        </w:tc>
        <w:tc>
          <w:tcPr>
            <w:tcW w:w="9898" w:type="dxa"/>
          </w:tcPr>
          <w:p w:rsidR="00AF6181" w:rsidRPr="00FB4617" w:rsidRDefault="00AF6181" w:rsidP="00520684">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Pr>
                <w:rFonts w:ascii="Calibri" w:hAnsi="Calibri" w:cs="Calibri"/>
                <w:color w:val="000000"/>
                <w:sz w:val="22"/>
                <w:szCs w:val="22"/>
                <w:lang w:val="en-US"/>
              </w:rPr>
              <w:t>Number of value in line not valid check line</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39</w:t>
            </w:r>
          </w:p>
        </w:tc>
        <w:tc>
          <w:tcPr>
            <w:tcW w:w="3852" w:type="dxa"/>
          </w:tcPr>
          <w:p w:rsidR="00AF6181" w:rsidRPr="001A5EDC" w:rsidRDefault="00AF6181" w:rsidP="00520684">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Parse format </w:t>
            </w:r>
            <w:r>
              <w:rPr>
                <w:rFonts w:ascii="Calibri" w:hAnsi="Calibri" w:cs="Calibri"/>
                <w:color w:val="000000"/>
                <w:sz w:val="22"/>
                <w:szCs w:val="22"/>
                <w:lang w:val="en-US"/>
              </w:rPr>
              <w:t>X</w:t>
            </w:r>
            <w:r w:rsidRPr="001A5EDC">
              <w:rPr>
                <w:rFonts w:ascii="Calibri" w:hAnsi="Calibri" w:cs="Calibri"/>
                <w:color w:val="000000"/>
                <w:sz w:val="22"/>
                <w:szCs w:val="22"/>
                <w:lang w:val="en-US"/>
              </w:rPr>
              <w:t xml:space="preserve"> not yet implemented</w:t>
            </w:r>
          </w:p>
        </w:tc>
        <w:tc>
          <w:tcPr>
            <w:tcW w:w="9898" w:type="dxa"/>
          </w:tcPr>
          <w:p w:rsidR="00AF6181" w:rsidRPr="00FB4617" w:rsidRDefault="00AF6181" w:rsidP="001001D3">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Pr="00FB4617"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40</w:t>
            </w:r>
          </w:p>
        </w:tc>
        <w:tc>
          <w:tcPr>
            <w:tcW w:w="3852" w:type="dxa"/>
          </w:tcPr>
          <w:p w:rsidR="00AF6181" w:rsidRPr="001A5EDC"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Impossible to detect type of file, error occurred, line </w:t>
            </w:r>
            <w:r>
              <w:rPr>
                <w:rFonts w:ascii="Calibri" w:hAnsi="Calibri" w:cs="Calibri"/>
                <w:color w:val="000000"/>
                <w:sz w:val="22"/>
                <w:szCs w:val="22"/>
                <w:lang w:val="en-US"/>
              </w:rPr>
              <w:t>X</w:t>
            </w:r>
          </w:p>
        </w:tc>
        <w:tc>
          <w:tcPr>
            <w:tcW w:w="9898" w:type="dxa"/>
          </w:tcPr>
          <w:p w:rsidR="00AF6181" w:rsidRPr="00520684" w:rsidRDefault="00AF6181" w:rsidP="00520684">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 xml:space="preserve">The type of file (vertical profile, time series or trajectory) does not match the data typetype (see page </w:t>
            </w:r>
            <w:r>
              <w:rPr>
                <w:rFonts w:ascii="Calibri" w:hAnsi="Calibri" w:cs="Calibri"/>
                <w:color w:val="000000"/>
                <w:sz w:val="22"/>
                <w:szCs w:val="22"/>
                <w:lang w:val="en-US"/>
              </w:rPr>
              <w:t>6</w:t>
            </w:r>
            <w:r w:rsidRPr="00A80F77">
              <w:rPr>
                <w:rFonts w:ascii="Calibri" w:hAnsi="Calibri" w:cs="Calibri"/>
                <w:color w:val="000000"/>
                <w:sz w:val="22"/>
                <w:szCs w:val="22"/>
                <w:lang w:val="en-US"/>
              </w:rPr>
              <w:t xml:space="preserve"> of </w:t>
            </w:r>
            <w:hyperlink r:id="rId39" w:history="1">
              <w:r w:rsidRPr="00A80F77">
                <w:rPr>
                  <w:rStyle w:val="Lienhypertexte"/>
                  <w:rFonts w:ascii="Calibri" w:hAnsi="Calibri" w:cs="Calibri"/>
                  <w:sz w:val="22"/>
                  <w:szCs w:val="22"/>
                  <w:lang w:val="en-US"/>
                </w:rPr>
                <w:t>http://www.seadatanet.org/content/download/16251/106283/file/SDN2_D85_WP8_Datafile_formats.pdf</w:t>
              </w:r>
            </w:hyperlink>
            <w:r>
              <w:rPr>
                <w:rFonts w:ascii="Calibri" w:hAnsi="Calibri" w:cs="Calibri"/>
                <w:color w:val="000000"/>
                <w:sz w:val="22"/>
                <w:szCs w:val="22"/>
                <w:lang w:val="en-US"/>
              </w:rPr>
              <w:t>)</w:t>
            </w:r>
          </w:p>
        </w:tc>
      </w:tr>
      <w:tr w:rsidR="00AF6181" w:rsidRPr="00A80F77" w:rsidTr="00A80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41</w:t>
            </w:r>
          </w:p>
        </w:tc>
        <w:tc>
          <w:tcPr>
            <w:tcW w:w="3852" w:type="dxa"/>
          </w:tcPr>
          <w:p w:rsidR="00AF6181" w:rsidRPr="001A5EDC" w:rsidRDefault="00AF6181" w:rsidP="00917720">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 xml:space="preserve">max size </w:t>
            </w:r>
            <w:r>
              <w:rPr>
                <w:rFonts w:ascii="Calibri" w:hAnsi="Calibri" w:cs="Calibri"/>
                <w:color w:val="000000"/>
                <w:sz w:val="22"/>
                <w:szCs w:val="22"/>
                <w:lang w:val="en-US"/>
              </w:rPr>
              <w:t>X</w:t>
            </w:r>
            <w:r w:rsidRPr="001A5EDC">
              <w:rPr>
                <w:rFonts w:ascii="Calibri" w:hAnsi="Calibri" w:cs="Calibri"/>
                <w:color w:val="000000"/>
                <w:sz w:val="22"/>
                <w:szCs w:val="22"/>
                <w:lang w:val="en-US"/>
              </w:rPr>
              <w:t xml:space="preserve"> of </w:t>
            </w:r>
            <w:r>
              <w:rPr>
                <w:rFonts w:ascii="Calibri" w:hAnsi="Calibri" w:cs="Calibri"/>
                <w:color w:val="000000"/>
                <w:sz w:val="22"/>
                <w:szCs w:val="22"/>
                <w:lang w:val="en-US"/>
              </w:rPr>
              <w:t>Y</w:t>
            </w:r>
            <w:r w:rsidRPr="001A5EDC">
              <w:rPr>
                <w:rFonts w:ascii="Calibri" w:hAnsi="Calibri" w:cs="Calibri"/>
                <w:color w:val="000000"/>
                <w:sz w:val="22"/>
                <w:szCs w:val="22"/>
                <w:lang w:val="en-US"/>
              </w:rPr>
              <w:t xml:space="preserve"> exceeded</w:t>
            </w:r>
          </w:p>
        </w:tc>
        <w:tc>
          <w:tcPr>
            <w:tcW w:w="9898" w:type="dxa"/>
          </w:tcPr>
          <w:p w:rsidR="00AF6181" w:rsidRPr="00520684" w:rsidRDefault="00AF6181" w:rsidP="00520684">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US"/>
              </w:rPr>
            </w:pPr>
            <w:r w:rsidRPr="00A80F77">
              <w:rPr>
                <w:rFonts w:ascii="Calibri" w:hAnsi="Calibri" w:cs="Calibri"/>
                <w:color w:val="000000"/>
                <w:sz w:val="22"/>
                <w:szCs w:val="22"/>
                <w:lang w:val="en-US"/>
              </w:rPr>
              <w:t>If you get this message, send an email to sdn-userdesk@seadatanet.org</w:t>
            </w:r>
          </w:p>
        </w:tc>
      </w:tr>
      <w:tr w:rsidR="00AF6181" w:rsidRPr="00A80F77" w:rsidTr="00A80F77">
        <w:trPr>
          <w:trHeight w:val="300"/>
        </w:trPr>
        <w:tc>
          <w:tcPr>
            <w:cnfStyle w:val="001000000000" w:firstRow="0" w:lastRow="0" w:firstColumn="1" w:lastColumn="0" w:oddVBand="0" w:evenVBand="0" w:oddHBand="0" w:evenHBand="0" w:firstRowFirstColumn="0" w:firstRowLastColumn="0" w:lastRowFirstColumn="0" w:lastRowLastColumn="0"/>
            <w:tcW w:w="440" w:type="dxa"/>
          </w:tcPr>
          <w:p w:rsidR="00AF6181" w:rsidRDefault="00AF6181" w:rsidP="00917720">
            <w:pPr>
              <w:jc w:val="left"/>
              <w:rPr>
                <w:rFonts w:ascii="Calibri" w:hAnsi="Calibri" w:cs="Calibri"/>
                <w:color w:val="000000"/>
                <w:sz w:val="22"/>
                <w:szCs w:val="22"/>
                <w:lang w:val="en-US"/>
              </w:rPr>
            </w:pPr>
            <w:r>
              <w:rPr>
                <w:rFonts w:ascii="Calibri" w:hAnsi="Calibri" w:cs="Calibri"/>
                <w:color w:val="000000"/>
                <w:sz w:val="22"/>
                <w:szCs w:val="22"/>
                <w:lang w:val="en-US"/>
              </w:rPr>
              <w:t>42</w:t>
            </w:r>
          </w:p>
        </w:tc>
        <w:tc>
          <w:tcPr>
            <w:tcW w:w="3852" w:type="dxa"/>
          </w:tcPr>
          <w:p w:rsidR="00AF6181" w:rsidRPr="001A5EDC" w:rsidRDefault="00AF6181" w:rsidP="00917720">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1A5EDC">
              <w:rPr>
                <w:rFonts w:ascii="Calibri" w:hAnsi="Calibri" w:cs="Calibri"/>
                <w:color w:val="000000"/>
                <w:sz w:val="22"/>
                <w:szCs w:val="22"/>
                <w:lang w:val="en-US"/>
              </w:rPr>
              <w:t>Time-series with Depth parameter not constant</w:t>
            </w:r>
          </w:p>
        </w:tc>
        <w:tc>
          <w:tcPr>
            <w:tcW w:w="9898" w:type="dxa"/>
          </w:tcPr>
          <w:p w:rsidR="00AF6181" w:rsidRPr="00520684" w:rsidRDefault="00AF6181" w:rsidP="00520684">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rPr>
            </w:pPr>
            <w:r w:rsidRPr="00520684">
              <w:rPr>
                <w:rFonts w:ascii="Calibri" w:hAnsi="Calibri" w:cs="Calibri"/>
                <w:color w:val="000000"/>
                <w:sz w:val="22"/>
                <w:szCs w:val="22"/>
                <w:lang w:val="en-US"/>
              </w:rPr>
              <w:t>Check</w:t>
            </w:r>
            <w:r>
              <w:rPr>
                <w:rFonts w:ascii="Calibri" w:hAnsi="Calibri" w:cs="Calibri"/>
                <w:color w:val="000000"/>
                <w:sz w:val="22"/>
                <w:szCs w:val="22"/>
                <w:lang w:val="en-US"/>
              </w:rPr>
              <w:t xml:space="preserve"> first DEPTH</w:t>
            </w:r>
            <w:r w:rsidRPr="00520684">
              <w:rPr>
                <w:rFonts w:ascii="Calibri" w:hAnsi="Calibri" w:cs="Calibri"/>
                <w:color w:val="000000"/>
                <w:sz w:val="22"/>
                <w:szCs w:val="22"/>
                <w:lang w:val="en-US"/>
              </w:rPr>
              <w:t xml:space="preserve"> variable constante for TIMESERIES</w:t>
            </w:r>
          </w:p>
        </w:tc>
      </w:tr>
    </w:tbl>
    <w:p w:rsidR="00A80F77" w:rsidRDefault="00A80F77" w:rsidP="00AB409F">
      <w:pPr>
        <w:pStyle w:val="Titre2"/>
        <w:sectPr w:rsidR="00A80F77" w:rsidSect="00AF6181">
          <w:pgSz w:w="16838" w:h="11906" w:orient="landscape"/>
          <w:pgMar w:top="2127" w:right="2157" w:bottom="1417" w:left="1417" w:header="708" w:footer="708" w:gutter="0"/>
          <w:cols w:space="708"/>
          <w:docGrid w:linePitch="360"/>
        </w:sectPr>
      </w:pPr>
    </w:p>
    <w:p w:rsidR="00C51703" w:rsidRPr="00690B52" w:rsidRDefault="00AB409F" w:rsidP="00AB409F">
      <w:pPr>
        <w:pStyle w:val="Titre2"/>
      </w:pPr>
      <w:bookmarkStart w:id="51" w:name="_Toc377628643"/>
      <w:r w:rsidRPr="00690B52">
        <w:t>Batch mode</w:t>
      </w:r>
      <w:bookmarkEnd w:id="51"/>
    </w:p>
    <w:p w:rsidR="00AB409F" w:rsidRPr="00690B52" w:rsidRDefault="00AB409F" w:rsidP="00AB409F"/>
    <w:p w:rsidR="00AB409F" w:rsidRPr="00690B52" w:rsidRDefault="006E0AEF" w:rsidP="00AB409F">
      <w:r>
        <w:t>OdvSDN2CFPOINT</w:t>
      </w:r>
      <w:r w:rsidR="00AB409F" w:rsidRPr="00690B52">
        <w:t xml:space="preserve"> can be run in batch mode</w:t>
      </w:r>
      <w:r w:rsidR="008C2BE4" w:rsidRPr="00690B52">
        <w:t>.</w:t>
      </w:r>
    </w:p>
    <w:p w:rsidR="00AB409F" w:rsidRPr="00690B52" w:rsidRDefault="00AB409F" w:rsidP="00AB409F"/>
    <w:p w:rsidR="00AB409F" w:rsidRPr="00690B52" w:rsidRDefault="008C2BE4" w:rsidP="00AB409F">
      <w:r w:rsidRPr="00690B52">
        <w:t>Y</w:t>
      </w:r>
      <w:r w:rsidR="00AB409F" w:rsidRPr="00690B52">
        <w:t>ou must set the EDMO code</w:t>
      </w:r>
      <w:r w:rsidRPr="00690B52">
        <w:t>, this</w:t>
      </w:r>
      <w:r w:rsidR="00AB409F" w:rsidRPr="00690B52">
        <w:t xml:space="preserve"> is necessary before using </w:t>
      </w:r>
      <w:r w:rsidR="006E0AEF">
        <w:t>OdvSDN2CFPOINT</w:t>
      </w:r>
      <w:r w:rsidR="00AB409F" w:rsidRPr="00690B52">
        <w:t xml:space="preserve"> in batch mode.</w:t>
      </w:r>
    </w:p>
    <w:p w:rsidR="00AB409F" w:rsidRPr="00690B52" w:rsidRDefault="00AB409F" w:rsidP="00AB409F"/>
    <w:p w:rsidR="00AB409F" w:rsidRPr="00690B52" w:rsidRDefault="00AB409F" w:rsidP="00AB409F">
      <w:r w:rsidRPr="00690B52">
        <w:t xml:space="preserve">Launch </w:t>
      </w:r>
      <w:r w:rsidR="006E0AEF">
        <w:t>OdvSDN2CFPOINT</w:t>
      </w:r>
      <w:r w:rsidRPr="00690B52">
        <w:t xml:space="preserve"> with the -batch options and useful options as explained below:</w:t>
      </w:r>
    </w:p>
    <w:p w:rsidR="00AB409F" w:rsidRPr="00690B52" w:rsidRDefault="00AB409F" w:rsidP="00AB409F"/>
    <w:p w:rsidR="00AB409F" w:rsidRPr="00690B52" w:rsidRDefault="006E0AEF" w:rsidP="00AB409F">
      <w:r>
        <w:t>OdvSDN2CFPOINT</w:t>
      </w:r>
      <w:r w:rsidR="00AB409F" w:rsidRPr="00690B52">
        <w:t xml:space="preserve"> -batch [-append] [-batch] [-ctFilename&lt;arg&gt;] [-i&lt;arg&gt;] [-o &lt;arg&gt;] [-outputPrefix&lt;arg&gt;] [-replace]</w:t>
      </w:r>
      <w:r w:rsidR="00302E1B" w:rsidRPr="00690B52">
        <w:t xml:space="preserve"> [-mono] [-multi]</w:t>
      </w:r>
    </w:p>
    <w:p w:rsidR="00AB409F" w:rsidRPr="00690B52" w:rsidRDefault="00AB409F" w:rsidP="00AB409F"/>
    <w:p w:rsidR="00AB409F" w:rsidRPr="00690B52" w:rsidRDefault="00AB409F" w:rsidP="00AB409F">
      <w:pPr>
        <w:rPr>
          <w:u w:val="single"/>
        </w:rPr>
      </w:pPr>
      <w:r w:rsidRPr="00690B52">
        <w:rPr>
          <w:u w:val="single"/>
        </w:rPr>
        <w:t>Options:</w:t>
      </w:r>
    </w:p>
    <w:p w:rsidR="00AB409F" w:rsidRPr="00690B52" w:rsidRDefault="00AB409F" w:rsidP="00AB409F">
      <w:r w:rsidRPr="00690B52">
        <w:t>-batch</w:t>
      </w:r>
      <w:r w:rsidRPr="00690B52">
        <w:tab/>
      </w:r>
      <w:r w:rsidRPr="00690B52">
        <w:tab/>
      </w:r>
      <w:r w:rsidRPr="00690B52">
        <w:tab/>
        <w:t xml:space="preserve">launch </w:t>
      </w:r>
      <w:r w:rsidR="006E0AEF">
        <w:t>OdvSDN2CFPOINT</w:t>
      </w:r>
      <w:r w:rsidRPr="00690B52">
        <w:t xml:space="preserve"> in batch mode</w:t>
      </w:r>
    </w:p>
    <w:p w:rsidR="00AB409F" w:rsidRPr="00690B52" w:rsidRDefault="00AB409F" w:rsidP="00AB409F">
      <w:r w:rsidRPr="00690B52">
        <w:t>-i&lt;arg&gt;</w:t>
      </w:r>
      <w:r w:rsidRPr="00690B52">
        <w:tab/>
      </w:r>
      <w:r w:rsidR="00AE33E9">
        <w:tab/>
      </w:r>
      <w:r w:rsidR="00AE33E9">
        <w:tab/>
      </w:r>
      <w:r w:rsidRPr="00690B52">
        <w:t>Input file / directory</w:t>
      </w:r>
    </w:p>
    <w:p w:rsidR="00AB409F" w:rsidRPr="00690B52" w:rsidRDefault="00AB409F" w:rsidP="00AB409F">
      <w:r w:rsidRPr="00690B52">
        <w:t>-o &lt;arg&gt;</w:t>
      </w:r>
      <w:r w:rsidRPr="00690B52">
        <w:tab/>
      </w:r>
      <w:r w:rsidR="00AE33E9">
        <w:tab/>
      </w:r>
      <w:r w:rsidR="00B328CD" w:rsidRPr="00690B52">
        <w:t xml:space="preserve">Output </w:t>
      </w:r>
      <w:r w:rsidRPr="00690B52">
        <w:t>directory</w:t>
      </w:r>
    </w:p>
    <w:p w:rsidR="00F34F2A" w:rsidRPr="00690B52" w:rsidRDefault="00F34F2A" w:rsidP="00F34F2A">
      <w:r w:rsidRPr="00690B52">
        <w:t>-append</w:t>
      </w:r>
      <w:r w:rsidRPr="00690B52">
        <w:tab/>
      </w:r>
      <w:r w:rsidRPr="00690B52">
        <w:tab/>
        <w:t>append data in an existing coupling table file (replace must not be present)</w:t>
      </w:r>
    </w:p>
    <w:p w:rsidR="00F34F2A" w:rsidRPr="00690B52" w:rsidRDefault="00F34F2A" w:rsidP="00F34F2A">
      <w:r w:rsidRPr="00690B52">
        <w:t xml:space="preserve">-replace              </w:t>
      </w:r>
      <w:r w:rsidRPr="00690B52">
        <w:tab/>
        <w:t>replace an existing coupling table file (append must not be present)</w:t>
      </w:r>
    </w:p>
    <w:p w:rsidR="00F34F2A" w:rsidRPr="00690B52" w:rsidRDefault="00F34F2A" w:rsidP="00F34F2A">
      <w:r w:rsidRPr="00690B52">
        <w:t>-outputPrefix&lt;arg&gt;</w:t>
      </w:r>
      <w:r w:rsidRPr="00690B52">
        <w:tab/>
        <w:t>Output prefix (coupling table filename must be present)</w:t>
      </w:r>
    </w:p>
    <w:p w:rsidR="00F34F2A" w:rsidRPr="00690B52" w:rsidRDefault="00F34F2A" w:rsidP="00F34F2A">
      <w:r w:rsidRPr="00690B52">
        <w:t>-ctFilename&lt;arg&gt;</w:t>
      </w:r>
      <w:r w:rsidRPr="00690B52">
        <w:tab/>
        <w:t>coupling table filename (outputPrefix must be present)</w:t>
      </w:r>
    </w:p>
    <w:p w:rsidR="00302E1B" w:rsidRPr="00690B52" w:rsidRDefault="00302E1B" w:rsidP="00F34F2A">
      <w:r w:rsidRPr="00690B52">
        <w:t>-mono/multi</w:t>
      </w:r>
      <w:r w:rsidRPr="00690B52">
        <w:tab/>
      </w:r>
      <w:r w:rsidRPr="00690B52">
        <w:tab/>
        <w:t>launch conversion in Mono or multi Station Mode</w:t>
      </w:r>
    </w:p>
    <w:p w:rsidR="00F34F2A" w:rsidRPr="00690B52" w:rsidRDefault="00F34F2A" w:rsidP="00AB409F"/>
    <w:p w:rsidR="00AB409F" w:rsidRPr="00690B52" w:rsidRDefault="00AB409F" w:rsidP="00AB409F"/>
    <w:p w:rsidR="00AB409F" w:rsidRPr="00690B52" w:rsidRDefault="00AB409F" w:rsidP="00AB409F">
      <w:pPr>
        <w:rPr>
          <w:u w:val="single"/>
        </w:rPr>
      </w:pPr>
      <w:r w:rsidRPr="00690B52">
        <w:rPr>
          <w:u w:val="single"/>
        </w:rPr>
        <w:t>Example</w:t>
      </w:r>
      <w:r w:rsidR="008C2BE4" w:rsidRPr="00690B52">
        <w:rPr>
          <w:u w:val="single"/>
        </w:rPr>
        <w:t xml:space="preserve"> under windows</w:t>
      </w:r>
      <w:r w:rsidRPr="00690B52">
        <w:rPr>
          <w:u w:val="single"/>
        </w:rPr>
        <w:t>:</w:t>
      </w:r>
    </w:p>
    <w:p w:rsidR="008C2BE4" w:rsidRPr="00690B52" w:rsidRDefault="008C2BE4" w:rsidP="00AB409F"/>
    <w:tbl>
      <w:tblPr>
        <w:tblStyle w:val="Grilledutableau"/>
        <w:tblW w:w="0" w:type="auto"/>
        <w:tblLook w:val="04A0" w:firstRow="1" w:lastRow="0" w:firstColumn="1" w:lastColumn="0" w:noHBand="0" w:noVBand="1"/>
      </w:tblPr>
      <w:tblGrid>
        <w:gridCol w:w="9212"/>
      </w:tblGrid>
      <w:tr w:rsidR="00C05D5B" w:rsidRPr="00690B52" w:rsidTr="00C05D5B">
        <w:tc>
          <w:tcPr>
            <w:tcW w:w="9212" w:type="dxa"/>
          </w:tcPr>
          <w:p w:rsidR="00C05D5B" w:rsidRPr="00690B52" w:rsidRDefault="00C05D5B" w:rsidP="00B60C65">
            <w:pPr>
              <w:jc w:val="left"/>
            </w:pPr>
            <w:r w:rsidRPr="00690B52">
              <w:t>C:\Program Files\</w:t>
            </w:r>
            <w:r w:rsidR="006E0AEF">
              <w:t>OdvSDN2CFPOINT</w:t>
            </w:r>
            <w:r w:rsidR="00E55E07" w:rsidRPr="00690B52">
              <w:t>&gt;</w:t>
            </w:r>
            <w:r w:rsidR="006E0AEF">
              <w:t>OdvSDN2CFPOINT</w:t>
            </w:r>
            <w:r w:rsidR="00E55E07" w:rsidRPr="00690B52">
              <w:t xml:space="preserve">.exe -batch -i "C: \fooDirIn" -o "C: </w:t>
            </w:r>
            <w:r w:rsidRPr="00690B52">
              <w:t>\fooDirOut"</w:t>
            </w:r>
          </w:p>
          <w:p w:rsidR="00C05D5B" w:rsidRPr="00690B52" w:rsidRDefault="00E55E07" w:rsidP="00E55E07">
            <w:pPr>
              <w:jc w:val="left"/>
            </w:pPr>
            <w:r w:rsidRPr="00690B52">
              <w:t>-ctFilename "C:</w:t>
            </w:r>
            <w:r w:rsidR="00C05D5B" w:rsidRPr="00690B52">
              <w:t>\fooDirOut\fooCoupling.txt" -outputPrefix "C:\fooDirOut" –replace</w:t>
            </w:r>
            <w:r w:rsidR="00302E1B" w:rsidRPr="00690B52">
              <w:t xml:space="preserve"> -mono</w:t>
            </w:r>
          </w:p>
        </w:tc>
      </w:tr>
    </w:tbl>
    <w:p w:rsidR="008C2BE4" w:rsidRPr="00690B52" w:rsidRDefault="008C2BE4" w:rsidP="00AB409F"/>
    <w:p w:rsidR="008C2BE4" w:rsidRPr="00690B52" w:rsidRDefault="008C2BE4" w:rsidP="00AB409F">
      <w:pPr>
        <w:rPr>
          <w:u w:val="single"/>
        </w:rPr>
      </w:pPr>
      <w:r w:rsidRPr="00690B52">
        <w:rPr>
          <w:u w:val="single"/>
        </w:rPr>
        <w:t>Example under linux:</w:t>
      </w:r>
    </w:p>
    <w:p w:rsidR="008C2BE4" w:rsidRPr="00690B52" w:rsidRDefault="008C2BE4" w:rsidP="00AB409F"/>
    <w:tbl>
      <w:tblPr>
        <w:tblStyle w:val="Grilledutableau"/>
        <w:tblW w:w="0" w:type="auto"/>
        <w:tblLook w:val="04A0" w:firstRow="1" w:lastRow="0" w:firstColumn="1" w:lastColumn="0" w:noHBand="0" w:noVBand="1"/>
      </w:tblPr>
      <w:tblGrid>
        <w:gridCol w:w="9212"/>
      </w:tblGrid>
      <w:tr w:rsidR="00C05D5B" w:rsidRPr="00690B52" w:rsidTr="00C05D5B">
        <w:tc>
          <w:tcPr>
            <w:tcW w:w="9212" w:type="dxa"/>
          </w:tcPr>
          <w:p w:rsidR="00C05D5B" w:rsidRPr="00690B52" w:rsidRDefault="00C05D5B" w:rsidP="00B60C65">
            <w:pPr>
              <w:jc w:val="left"/>
            </w:pPr>
            <w:r w:rsidRPr="00690B52">
              <w:t>/home/user/</w:t>
            </w:r>
            <w:r w:rsidR="006E0AEF">
              <w:t>OdvSDN2CFPOINT</w:t>
            </w:r>
            <w:r w:rsidRPr="00690B52">
              <w:t>&gt;</w:t>
            </w:r>
            <w:r w:rsidR="006E0AEF">
              <w:t>OdvSDN2CFPOINT</w:t>
            </w:r>
            <w:r w:rsidRPr="00690B52">
              <w:t xml:space="preserve"> -batch -i "</w:t>
            </w:r>
            <w:r w:rsidR="00B60C65" w:rsidRPr="00690B52">
              <w:t>/home/user/</w:t>
            </w:r>
            <w:r w:rsidRPr="00690B52">
              <w:t>fooDirIn" -o "</w:t>
            </w:r>
            <w:r w:rsidR="00B60C65" w:rsidRPr="00690B52">
              <w:t>/home/user/fooDirOut" –ctFilename</w:t>
            </w:r>
            <w:r w:rsidRPr="00690B52">
              <w:t>"</w:t>
            </w:r>
            <w:r w:rsidR="00B60C65" w:rsidRPr="00690B52">
              <w:t>/home/user/fooDirOut/</w:t>
            </w:r>
            <w:r w:rsidRPr="00690B52">
              <w:t>fooCoupling.txt" -outputPrefix "</w:t>
            </w:r>
            <w:r w:rsidR="00B60C65" w:rsidRPr="00690B52">
              <w:t>/home/user/</w:t>
            </w:r>
            <w:r w:rsidRPr="00690B52">
              <w:t>fooDirOut" –replace</w:t>
            </w:r>
            <w:r w:rsidR="00302E1B" w:rsidRPr="00690B52">
              <w:t xml:space="preserve"> -mono</w:t>
            </w:r>
          </w:p>
        </w:tc>
      </w:tr>
    </w:tbl>
    <w:p w:rsidR="008C2BE4" w:rsidRPr="00690B52" w:rsidRDefault="008C2BE4" w:rsidP="00AB409F"/>
    <w:sectPr w:rsidR="008C2BE4" w:rsidRPr="00690B52" w:rsidSect="00A80F77">
      <w:pgSz w:w="11906" w:h="16838"/>
      <w:pgMar w:top="215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F39" w:rsidRDefault="00A67F39">
      <w:r>
        <w:separator/>
      </w:r>
    </w:p>
  </w:endnote>
  <w:endnote w:type="continuationSeparator" w:id="0">
    <w:p w:rsidR="00A67F39" w:rsidRDefault="00A67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205EFC" w:rsidP="00FD70FF">
    <w:pPr>
      <w:pStyle w:val="Pieddepage"/>
    </w:pPr>
    <w:r>
      <w:fldChar w:fldCharType="begin"/>
    </w:r>
    <w:r>
      <w:instrText xml:space="preserve"> TITLE   \* MERGEFORMAT </w:instrText>
    </w:r>
    <w:r>
      <w:fldChar w:fldCharType="separate"/>
    </w:r>
    <w:r>
      <w:t>OdvSDN2CFPoint</w:t>
    </w:r>
    <w:r>
      <w:fldChar w:fldCharType="end"/>
    </w:r>
    <w:r w:rsidR="001001D3">
      <w:t xml:space="preserve"> – </w:t>
    </w:r>
    <w:r w:rsidR="00E56AC4">
      <w:fldChar w:fldCharType="begin"/>
    </w:r>
    <w:r w:rsidR="001001D3">
      <w:instrText xml:space="preserve"> DATE  \@ "dddd d MMMM yyyy"  \* MERGEFORMAT </w:instrText>
    </w:r>
    <w:r w:rsidR="00E56AC4">
      <w:fldChar w:fldCharType="separate"/>
    </w:r>
    <w:r>
      <w:rPr>
        <w:noProof/>
      </w:rPr>
      <w:t>Wednesday 22 July 2015</w:t>
    </w:r>
    <w:r w:rsidR="00E56AC4">
      <w:rPr>
        <w:noProof/>
      </w:rPr>
      <w:fldChar w:fldCharType="end"/>
    </w:r>
  </w:p>
  <w:p w:rsidR="001001D3" w:rsidRPr="00420841" w:rsidRDefault="00205EFC" w:rsidP="00FD70FF">
    <w:pPr>
      <w:pStyle w:val="Pieddepage"/>
    </w:pPr>
    <w:hyperlink r:id="rId1" w:history="1">
      <w:r w:rsidR="001001D3" w:rsidRPr="00B949DB">
        <w:rPr>
          <w:rStyle w:val="Lienhypertexte"/>
        </w:rPr>
        <w:t>sdn-userdesk@seadatanet.org</w:t>
      </w:r>
    </w:hyperlink>
    <w:r w:rsidR="001001D3">
      <w:t xml:space="preserve"> – </w:t>
    </w:r>
    <w:hyperlink r:id="rId2" w:history="1">
      <w:r w:rsidR="001001D3" w:rsidRPr="00B949DB">
        <w:rPr>
          <w:rStyle w:val="Lienhypertexte"/>
        </w:rPr>
        <w:t>www.seadatanet.org</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205EFC" w:rsidP="00CD507C">
    <w:pPr>
      <w:pStyle w:val="Pieddepage"/>
    </w:pPr>
    <w:r>
      <w:fldChar w:fldCharType="begin"/>
    </w:r>
    <w:r>
      <w:instrText xml:space="preserve"> DOCPROPERTY  Title  \* MERGEFORMAT </w:instrText>
    </w:r>
    <w:r>
      <w:fldChar w:fldCharType="separate"/>
    </w:r>
    <w:r>
      <w:t>OdvSDN2CFPoint</w:t>
    </w:r>
    <w:r>
      <w:fldChar w:fldCharType="end"/>
    </w:r>
    <w:r w:rsidR="001001D3">
      <w:t xml:space="preserve"> – </w:t>
    </w:r>
    <w:r w:rsidR="00E56AC4">
      <w:fldChar w:fldCharType="begin"/>
    </w:r>
    <w:r w:rsidR="001001D3">
      <w:instrText xml:space="preserve"> DATE  \@ "dddd d MMMM yyyy"  \* MERGEFORMAT </w:instrText>
    </w:r>
    <w:r w:rsidR="00E56AC4">
      <w:fldChar w:fldCharType="separate"/>
    </w:r>
    <w:r>
      <w:rPr>
        <w:noProof/>
      </w:rPr>
      <w:t>Wednesday 22 July 2015</w:t>
    </w:r>
    <w:r w:rsidR="00E56AC4">
      <w:rPr>
        <w:noProof/>
      </w:rPr>
      <w:fldChar w:fldCharType="end"/>
    </w:r>
  </w:p>
  <w:p w:rsidR="001001D3" w:rsidRDefault="00205EFC" w:rsidP="00CD507C">
    <w:pPr>
      <w:pStyle w:val="Pieddepage"/>
      <w:tabs>
        <w:tab w:val="clear" w:pos="9072"/>
      </w:tabs>
    </w:pPr>
    <w:hyperlink r:id="rId1" w:history="1">
      <w:r w:rsidR="001001D3" w:rsidRPr="00B949DB">
        <w:rPr>
          <w:rStyle w:val="Lienhypertexte"/>
        </w:rPr>
        <w:t>sdn-userdesk@seadatanet.org</w:t>
      </w:r>
    </w:hyperlink>
    <w:r w:rsidR="001001D3">
      <w:t xml:space="preserve"> – </w:t>
    </w:r>
    <w:hyperlink r:id="rId2" w:history="1">
      <w:r w:rsidR="001001D3" w:rsidRPr="00B949DB">
        <w:rPr>
          <w:rStyle w:val="Lienhypertexte"/>
        </w:rPr>
        <w:t>www.seadatanet.org</w:t>
      </w:r>
    </w:hyperlink>
  </w:p>
  <w:p w:rsidR="001001D3" w:rsidRPr="00893401" w:rsidRDefault="00E56AC4" w:rsidP="00D60B3A">
    <w:pPr>
      <w:pStyle w:val="Pieddepage"/>
      <w:spacing w:before="120"/>
      <w:rPr>
        <w:rStyle w:val="Numrodepage"/>
      </w:rPr>
    </w:pPr>
    <w:r w:rsidRPr="00893401">
      <w:rPr>
        <w:rStyle w:val="Numrodepage"/>
      </w:rPr>
      <w:fldChar w:fldCharType="begin"/>
    </w:r>
    <w:r w:rsidR="001001D3" w:rsidRPr="00893401">
      <w:rPr>
        <w:rStyle w:val="Numrodepage"/>
      </w:rPr>
      <w:instrText xml:space="preserve"> PAGE </w:instrText>
    </w:r>
    <w:r w:rsidRPr="00893401">
      <w:rPr>
        <w:rStyle w:val="Numrodepage"/>
      </w:rPr>
      <w:fldChar w:fldCharType="separate"/>
    </w:r>
    <w:r w:rsidR="00205EFC">
      <w:rPr>
        <w:rStyle w:val="Numrodepage"/>
        <w:noProof/>
      </w:rPr>
      <w:t>20</w:t>
    </w:r>
    <w:r w:rsidRPr="00893401">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F39" w:rsidRDefault="00A67F39">
      <w:r>
        <w:separator/>
      </w:r>
    </w:p>
  </w:footnote>
  <w:footnote w:type="continuationSeparator" w:id="0">
    <w:p w:rsidR="00A67F39" w:rsidRDefault="00A67F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1001D3">
    <w:pPr>
      <w:pStyle w:val="En-tte"/>
    </w:pPr>
    <w:r>
      <w:rPr>
        <w:noProof/>
        <w:lang w:val="fr-FR"/>
      </w:rP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5760720" cy="8321040"/>
          <wp:effectExtent l="0" t="0" r="0" b="3810"/>
          <wp:wrapNone/>
          <wp:docPr id="3" name="Image 6" descr="rapport_couv_seada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pport_couv_seadata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321040"/>
                  </a:xfrm>
                  <a:prstGeom prst="rect">
                    <a:avLst/>
                  </a:prstGeom>
                  <a:noFill/>
                </pic:spPr>
              </pic:pic>
            </a:graphicData>
          </a:graphic>
        </wp:anchor>
      </w:drawing>
    </w:r>
    <w:r w:rsidR="00205EF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453.6pt;height:655.2pt;z-index:-251661312;mso-position-horizontal:center;mso-position-horizontal-relative:margin;mso-position-vertical:center;mso-position-vertical-relative:margin" o:allowincell="f">
          <v:imagedata r:id="rId2" o:title="int_seadatane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1001D3">
    <w:pPr>
      <w:pStyle w:val="En-tte"/>
    </w:pPr>
    <w:r>
      <w:rPr>
        <w:noProof/>
        <w:lang w:val="fr-FR"/>
      </w:rPr>
      <w:drawing>
        <wp:anchor distT="0" distB="0" distL="114300" distR="114300" simplePos="0" relativeHeight="251659264" behindDoc="1" locked="0" layoutInCell="1" allowOverlap="1">
          <wp:simplePos x="0" y="0"/>
          <wp:positionH relativeFrom="margin">
            <wp:posOffset>-914400</wp:posOffset>
          </wp:positionH>
          <wp:positionV relativeFrom="margin">
            <wp:posOffset>-914400</wp:posOffset>
          </wp:positionV>
          <wp:extent cx="7605395" cy="10985500"/>
          <wp:effectExtent l="0" t="0" r="0" b="6350"/>
          <wp:wrapNone/>
          <wp:docPr id="7" name="Image 7" descr="rapport_couv_seada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pport_couv_seadata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5395" cy="10985500"/>
                  </a:xfrm>
                  <a:prstGeom prst="rect">
                    <a:avLst/>
                  </a:prstGeom>
                  <a:noFill/>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1001D3">
    <w:pPr>
      <w:pStyle w:val="En-tte"/>
    </w:pPr>
    <w:r>
      <w:rPr>
        <w:noProof/>
        <w:lang w:val="fr-FR"/>
      </w:rPr>
      <w:drawing>
        <wp:anchor distT="0" distB="0" distL="114300" distR="114300" simplePos="0" relativeHeight="251657216" behindDoc="1" locked="0" layoutInCell="0" allowOverlap="1">
          <wp:simplePos x="0" y="0"/>
          <wp:positionH relativeFrom="margin">
            <wp:align>center</wp:align>
          </wp:positionH>
          <wp:positionV relativeFrom="margin">
            <wp:align>center</wp:align>
          </wp:positionV>
          <wp:extent cx="5760720" cy="8321040"/>
          <wp:effectExtent l="0" t="0" r="0" b="3810"/>
          <wp:wrapNone/>
          <wp:docPr id="5" name="Image 5" descr="rapport_couv_seadat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pport_couv_seadata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8321040"/>
                  </a:xfrm>
                  <a:prstGeom prst="rect">
                    <a:avLst/>
                  </a:prstGeom>
                  <a:noFill/>
                </pic:spPr>
              </pic:pic>
            </a:graphicData>
          </a:graphic>
        </wp:anchor>
      </w:drawing>
    </w:r>
    <w:r w:rsidR="00205EF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left:0;text-align:left;margin-left:0;margin-top:0;width:453.6pt;height:655.2pt;z-index:-251662336;mso-position-horizontal:center;mso-position-horizontal-relative:margin;mso-position-vertical:center;mso-position-vertical-relative:margin" o:allowincell="f">
          <v:imagedata r:id="rId2" o:title="int_seadatane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205EFC">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0" type="#_x0000_t75" style="position:absolute;left:0;text-align:left;margin-left:0;margin-top:0;width:453.6pt;height:655.2pt;z-index:-251651072;mso-position-horizontal:center;mso-position-horizontal-relative:margin;mso-position-vertical:center;mso-position-vertical-relative:margin" o:allowincell="f">
          <v:imagedata r:id="rId1" o:title="rapport_couv_seadatane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205EFC">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8" type="#_x0000_t75" style="position:absolute;left:0;text-align:left;margin-left:-63pt;margin-top:8.85pt;width:579.25pt;height:836.65pt;z-index:-251653120;mso-position-horizontal-relative:margin;mso-position-vertical-relative:page">
          <v:imagedata r:id="rId1" o:title="int_seadatanet"/>
          <w10:wrap anchorx="margin"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1D3" w:rsidRDefault="00205EFC">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9" type="#_x0000_t75" style="position:absolute;left:0;text-align:left;margin-left:0;margin-top:0;width:453.6pt;height:655.2pt;z-index:-251652096;mso-position-horizontal:center;mso-position-horizontal-relative:margin;mso-position-vertical:center;mso-position-vertical-relative:margin" o:allowincell="f">
          <v:imagedata r:id="rId1" o:title="rapport_couv_seadatane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3AC7FD8"/>
    <w:lvl w:ilvl="0">
      <w:start w:val="1"/>
      <w:numFmt w:val="decimal"/>
      <w:lvlText w:val="%1."/>
      <w:lvlJc w:val="left"/>
      <w:pPr>
        <w:tabs>
          <w:tab w:val="num" w:pos="1492"/>
        </w:tabs>
        <w:ind w:left="1492" w:hanging="360"/>
      </w:pPr>
    </w:lvl>
  </w:abstractNum>
  <w:abstractNum w:abstractNumId="1">
    <w:nsid w:val="FFFFFF7D"/>
    <w:multiLevelType w:val="singleLevel"/>
    <w:tmpl w:val="2A7C4848"/>
    <w:lvl w:ilvl="0">
      <w:start w:val="1"/>
      <w:numFmt w:val="decimal"/>
      <w:lvlText w:val="%1."/>
      <w:lvlJc w:val="left"/>
      <w:pPr>
        <w:tabs>
          <w:tab w:val="num" w:pos="1209"/>
        </w:tabs>
        <w:ind w:left="1209" w:hanging="360"/>
      </w:pPr>
    </w:lvl>
  </w:abstractNum>
  <w:abstractNum w:abstractNumId="2">
    <w:nsid w:val="FFFFFF7E"/>
    <w:multiLevelType w:val="singleLevel"/>
    <w:tmpl w:val="A58687F8"/>
    <w:lvl w:ilvl="0">
      <w:start w:val="1"/>
      <w:numFmt w:val="decimal"/>
      <w:lvlText w:val="%1."/>
      <w:lvlJc w:val="left"/>
      <w:pPr>
        <w:tabs>
          <w:tab w:val="num" w:pos="926"/>
        </w:tabs>
        <w:ind w:left="926" w:hanging="360"/>
      </w:pPr>
    </w:lvl>
  </w:abstractNum>
  <w:abstractNum w:abstractNumId="3">
    <w:nsid w:val="FFFFFF7F"/>
    <w:multiLevelType w:val="singleLevel"/>
    <w:tmpl w:val="56C8A836"/>
    <w:lvl w:ilvl="0">
      <w:start w:val="1"/>
      <w:numFmt w:val="decimal"/>
      <w:lvlText w:val="%1."/>
      <w:lvlJc w:val="left"/>
      <w:pPr>
        <w:tabs>
          <w:tab w:val="num" w:pos="643"/>
        </w:tabs>
        <w:ind w:left="643" w:hanging="360"/>
      </w:pPr>
    </w:lvl>
  </w:abstractNum>
  <w:abstractNum w:abstractNumId="4">
    <w:nsid w:val="FFFFFF80"/>
    <w:multiLevelType w:val="singleLevel"/>
    <w:tmpl w:val="FC94618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44040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E5E01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1063A3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39E0D64"/>
    <w:lvl w:ilvl="0">
      <w:start w:val="1"/>
      <w:numFmt w:val="decimal"/>
      <w:lvlText w:val="%1."/>
      <w:lvlJc w:val="left"/>
      <w:pPr>
        <w:tabs>
          <w:tab w:val="num" w:pos="360"/>
        </w:tabs>
        <w:ind w:left="360" w:hanging="360"/>
      </w:pPr>
    </w:lvl>
  </w:abstractNum>
  <w:abstractNum w:abstractNumId="9">
    <w:nsid w:val="FFFFFF89"/>
    <w:multiLevelType w:val="singleLevel"/>
    <w:tmpl w:val="537C412C"/>
    <w:lvl w:ilvl="0">
      <w:start w:val="1"/>
      <w:numFmt w:val="bullet"/>
      <w:lvlText w:val=""/>
      <w:lvlJc w:val="left"/>
      <w:pPr>
        <w:tabs>
          <w:tab w:val="num" w:pos="360"/>
        </w:tabs>
        <w:ind w:left="360" w:hanging="360"/>
      </w:pPr>
      <w:rPr>
        <w:rFonts w:ascii="Symbol" w:hAnsi="Symbol" w:hint="default"/>
      </w:rPr>
    </w:lvl>
  </w:abstractNum>
  <w:abstractNum w:abstractNumId="10">
    <w:nsid w:val="03F502B2"/>
    <w:multiLevelType w:val="multilevel"/>
    <w:tmpl w:val="EE4EC11C"/>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pStyle w:val="Titre7"/>
      <w:suff w:val="space"/>
      <w:lvlText w:val="%1.%2.%3.%4.%5.%6.%7."/>
      <w:lvlJc w:val="left"/>
      <w:pPr>
        <w:ind w:left="1296" w:hanging="1296"/>
      </w:pPr>
      <w:rPr>
        <w:rFonts w:hint="default"/>
      </w:rPr>
    </w:lvl>
    <w:lvl w:ilvl="7">
      <w:start w:val="1"/>
      <w:numFmt w:val="decimal"/>
      <w:pStyle w:val="Titre8"/>
      <w:suff w:val="space"/>
      <w:lvlText w:val="%1.%2.%3.%4.%5.%6.%7.%8."/>
      <w:lvlJc w:val="left"/>
      <w:pPr>
        <w:ind w:left="1440" w:hanging="1440"/>
      </w:pPr>
      <w:rPr>
        <w:rFonts w:hint="default"/>
      </w:rPr>
    </w:lvl>
    <w:lvl w:ilvl="8">
      <w:start w:val="1"/>
      <w:numFmt w:val="decimal"/>
      <w:pStyle w:val="Titre9"/>
      <w:suff w:val="space"/>
      <w:lvlText w:val="%1.%2.%3.%4.%5.%6.%7.%8.%9."/>
      <w:lvlJc w:val="left"/>
      <w:pPr>
        <w:ind w:left="1584" w:hanging="1584"/>
      </w:pPr>
      <w:rPr>
        <w:rFonts w:hint="default"/>
      </w:rPr>
    </w:lvl>
  </w:abstractNum>
  <w:abstractNum w:abstractNumId="11">
    <w:nsid w:val="0F9A4053"/>
    <w:multiLevelType w:val="hybridMultilevel"/>
    <w:tmpl w:val="C10ECE0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nsid w:val="10D90C2A"/>
    <w:multiLevelType w:val="hybridMultilevel"/>
    <w:tmpl w:val="898C69D0"/>
    <w:lvl w:ilvl="0" w:tplc="37262548">
      <w:start w:val="10"/>
      <w:numFmt w:val="bullet"/>
      <w:lvlText w:val="-"/>
      <w:lvlJc w:val="left"/>
      <w:pPr>
        <w:tabs>
          <w:tab w:val="num" w:pos="540"/>
        </w:tabs>
        <w:ind w:left="540" w:hanging="360"/>
      </w:pPr>
      <w:rPr>
        <w:rFonts w:ascii="Arial" w:eastAsia="Times New Roman" w:hAnsi="Arial" w:cs="Aria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3">
    <w:nsid w:val="1433242D"/>
    <w:multiLevelType w:val="hybridMultilevel"/>
    <w:tmpl w:val="3470F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B703BF7"/>
    <w:multiLevelType w:val="hybridMultilevel"/>
    <w:tmpl w:val="8146FBD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DAD2EDF"/>
    <w:multiLevelType w:val="hybridMultilevel"/>
    <w:tmpl w:val="CE820C3C"/>
    <w:lvl w:ilvl="0" w:tplc="B41AE2BA">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709"/>
        </w:tabs>
        <w:ind w:left="709" w:hanging="360"/>
      </w:pPr>
      <w:rPr>
        <w:rFonts w:ascii="Courier New" w:hAnsi="Courier New" w:cs="Courier New" w:hint="default"/>
      </w:rPr>
    </w:lvl>
    <w:lvl w:ilvl="2" w:tplc="040C0005" w:tentative="1">
      <w:start w:val="1"/>
      <w:numFmt w:val="bullet"/>
      <w:lvlText w:val=""/>
      <w:lvlJc w:val="left"/>
      <w:pPr>
        <w:tabs>
          <w:tab w:val="num" w:pos="1429"/>
        </w:tabs>
        <w:ind w:left="1429" w:hanging="360"/>
      </w:pPr>
      <w:rPr>
        <w:rFonts w:ascii="Wingdings" w:hAnsi="Wingdings" w:hint="default"/>
      </w:rPr>
    </w:lvl>
    <w:lvl w:ilvl="3" w:tplc="040C0001" w:tentative="1">
      <w:start w:val="1"/>
      <w:numFmt w:val="bullet"/>
      <w:lvlText w:val=""/>
      <w:lvlJc w:val="left"/>
      <w:pPr>
        <w:tabs>
          <w:tab w:val="num" w:pos="2149"/>
        </w:tabs>
        <w:ind w:left="2149" w:hanging="360"/>
      </w:pPr>
      <w:rPr>
        <w:rFonts w:ascii="Symbol" w:hAnsi="Symbol" w:hint="default"/>
      </w:rPr>
    </w:lvl>
    <w:lvl w:ilvl="4" w:tplc="040C0003" w:tentative="1">
      <w:start w:val="1"/>
      <w:numFmt w:val="bullet"/>
      <w:lvlText w:val="o"/>
      <w:lvlJc w:val="left"/>
      <w:pPr>
        <w:tabs>
          <w:tab w:val="num" w:pos="2869"/>
        </w:tabs>
        <w:ind w:left="2869" w:hanging="360"/>
      </w:pPr>
      <w:rPr>
        <w:rFonts w:ascii="Courier New" w:hAnsi="Courier New" w:cs="Courier New" w:hint="default"/>
      </w:rPr>
    </w:lvl>
    <w:lvl w:ilvl="5" w:tplc="040C0005" w:tentative="1">
      <w:start w:val="1"/>
      <w:numFmt w:val="bullet"/>
      <w:lvlText w:val=""/>
      <w:lvlJc w:val="left"/>
      <w:pPr>
        <w:tabs>
          <w:tab w:val="num" w:pos="3589"/>
        </w:tabs>
        <w:ind w:left="3589" w:hanging="360"/>
      </w:pPr>
      <w:rPr>
        <w:rFonts w:ascii="Wingdings" w:hAnsi="Wingdings" w:hint="default"/>
      </w:rPr>
    </w:lvl>
    <w:lvl w:ilvl="6" w:tplc="040C0001" w:tentative="1">
      <w:start w:val="1"/>
      <w:numFmt w:val="bullet"/>
      <w:lvlText w:val=""/>
      <w:lvlJc w:val="left"/>
      <w:pPr>
        <w:tabs>
          <w:tab w:val="num" w:pos="4309"/>
        </w:tabs>
        <w:ind w:left="4309" w:hanging="360"/>
      </w:pPr>
      <w:rPr>
        <w:rFonts w:ascii="Symbol" w:hAnsi="Symbol" w:hint="default"/>
      </w:rPr>
    </w:lvl>
    <w:lvl w:ilvl="7" w:tplc="040C0003" w:tentative="1">
      <w:start w:val="1"/>
      <w:numFmt w:val="bullet"/>
      <w:lvlText w:val="o"/>
      <w:lvlJc w:val="left"/>
      <w:pPr>
        <w:tabs>
          <w:tab w:val="num" w:pos="5029"/>
        </w:tabs>
        <w:ind w:left="5029" w:hanging="360"/>
      </w:pPr>
      <w:rPr>
        <w:rFonts w:ascii="Courier New" w:hAnsi="Courier New" w:cs="Courier New" w:hint="default"/>
      </w:rPr>
    </w:lvl>
    <w:lvl w:ilvl="8" w:tplc="040C0005" w:tentative="1">
      <w:start w:val="1"/>
      <w:numFmt w:val="bullet"/>
      <w:lvlText w:val=""/>
      <w:lvlJc w:val="left"/>
      <w:pPr>
        <w:tabs>
          <w:tab w:val="num" w:pos="5749"/>
        </w:tabs>
        <w:ind w:left="5749" w:hanging="360"/>
      </w:pPr>
      <w:rPr>
        <w:rFonts w:ascii="Wingdings" w:hAnsi="Wingdings" w:hint="default"/>
      </w:rPr>
    </w:lvl>
  </w:abstractNum>
  <w:abstractNum w:abstractNumId="16">
    <w:nsid w:val="2E7449DA"/>
    <w:multiLevelType w:val="hybridMultilevel"/>
    <w:tmpl w:val="DA266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111717"/>
    <w:multiLevelType w:val="hybridMultilevel"/>
    <w:tmpl w:val="002A84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BEF0945"/>
    <w:multiLevelType w:val="hybridMultilevel"/>
    <w:tmpl w:val="B680D646"/>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9">
    <w:nsid w:val="3C0B3BD0"/>
    <w:multiLevelType w:val="hybridMultilevel"/>
    <w:tmpl w:val="1D5E0324"/>
    <w:lvl w:ilvl="0" w:tplc="B41AE2BA">
      <w:start w:val="1"/>
      <w:numFmt w:val="bullet"/>
      <w:lvlText w:val=""/>
      <w:lvlJc w:val="left"/>
      <w:pPr>
        <w:tabs>
          <w:tab w:val="num" w:pos="360"/>
        </w:tabs>
        <w:ind w:left="360" w:hanging="360"/>
      </w:pPr>
      <w:rPr>
        <w:rFonts w:ascii="Symbol" w:hAnsi="Symbol" w:hint="default"/>
      </w:rPr>
    </w:lvl>
    <w:lvl w:ilvl="1" w:tplc="040C0003">
      <w:start w:val="1"/>
      <w:numFmt w:val="bullet"/>
      <w:lvlText w:val="o"/>
      <w:lvlJc w:val="left"/>
      <w:pPr>
        <w:tabs>
          <w:tab w:val="num" w:pos="0"/>
        </w:tabs>
        <w:ind w:left="0" w:hanging="360"/>
      </w:pPr>
      <w:rPr>
        <w:rFonts w:ascii="Courier New" w:hAnsi="Courier New" w:cs="Courier New" w:hint="default"/>
      </w:rPr>
    </w:lvl>
    <w:lvl w:ilvl="2" w:tplc="040C0005">
      <w:start w:val="1"/>
      <w:numFmt w:val="bullet"/>
      <w:lvlText w:val=""/>
      <w:lvlJc w:val="left"/>
      <w:pPr>
        <w:tabs>
          <w:tab w:val="num" w:pos="720"/>
        </w:tabs>
        <w:ind w:left="720" w:hanging="360"/>
      </w:pPr>
      <w:rPr>
        <w:rFonts w:ascii="Wingdings" w:hAnsi="Wingdings" w:hint="default"/>
      </w:rPr>
    </w:lvl>
    <w:lvl w:ilvl="3" w:tplc="B41AE2BA">
      <w:start w:val="1"/>
      <w:numFmt w:val="bullet"/>
      <w:lvlText w:val=""/>
      <w:lvlJc w:val="left"/>
      <w:pPr>
        <w:tabs>
          <w:tab w:val="num" w:pos="1440"/>
        </w:tabs>
        <w:ind w:left="1440" w:hanging="360"/>
      </w:pPr>
      <w:rPr>
        <w:rFonts w:ascii="Symbol" w:hAnsi="Symbol" w:hint="default"/>
      </w:rPr>
    </w:lvl>
    <w:lvl w:ilvl="4" w:tplc="040C0003" w:tentative="1">
      <w:start w:val="1"/>
      <w:numFmt w:val="bullet"/>
      <w:lvlText w:val="o"/>
      <w:lvlJc w:val="left"/>
      <w:pPr>
        <w:tabs>
          <w:tab w:val="num" w:pos="2160"/>
        </w:tabs>
        <w:ind w:left="2160" w:hanging="360"/>
      </w:pPr>
      <w:rPr>
        <w:rFonts w:ascii="Courier New" w:hAnsi="Courier New" w:cs="Courier New" w:hint="default"/>
      </w:rPr>
    </w:lvl>
    <w:lvl w:ilvl="5" w:tplc="040C0005" w:tentative="1">
      <w:start w:val="1"/>
      <w:numFmt w:val="bullet"/>
      <w:lvlText w:val=""/>
      <w:lvlJc w:val="left"/>
      <w:pPr>
        <w:tabs>
          <w:tab w:val="num" w:pos="2880"/>
        </w:tabs>
        <w:ind w:left="2880" w:hanging="360"/>
      </w:pPr>
      <w:rPr>
        <w:rFonts w:ascii="Wingdings" w:hAnsi="Wingdings" w:hint="default"/>
      </w:rPr>
    </w:lvl>
    <w:lvl w:ilvl="6" w:tplc="040C0001" w:tentative="1">
      <w:start w:val="1"/>
      <w:numFmt w:val="bullet"/>
      <w:lvlText w:val=""/>
      <w:lvlJc w:val="left"/>
      <w:pPr>
        <w:tabs>
          <w:tab w:val="num" w:pos="3600"/>
        </w:tabs>
        <w:ind w:left="3600" w:hanging="360"/>
      </w:pPr>
      <w:rPr>
        <w:rFonts w:ascii="Symbol" w:hAnsi="Symbol" w:hint="default"/>
      </w:rPr>
    </w:lvl>
    <w:lvl w:ilvl="7" w:tplc="040C0003" w:tentative="1">
      <w:start w:val="1"/>
      <w:numFmt w:val="bullet"/>
      <w:lvlText w:val="o"/>
      <w:lvlJc w:val="left"/>
      <w:pPr>
        <w:tabs>
          <w:tab w:val="num" w:pos="4320"/>
        </w:tabs>
        <w:ind w:left="4320" w:hanging="360"/>
      </w:pPr>
      <w:rPr>
        <w:rFonts w:ascii="Courier New" w:hAnsi="Courier New" w:cs="Courier New" w:hint="default"/>
      </w:rPr>
    </w:lvl>
    <w:lvl w:ilvl="8" w:tplc="040C0005" w:tentative="1">
      <w:start w:val="1"/>
      <w:numFmt w:val="bullet"/>
      <w:lvlText w:val=""/>
      <w:lvlJc w:val="left"/>
      <w:pPr>
        <w:tabs>
          <w:tab w:val="num" w:pos="5040"/>
        </w:tabs>
        <w:ind w:left="5040" w:hanging="360"/>
      </w:pPr>
      <w:rPr>
        <w:rFonts w:ascii="Wingdings" w:hAnsi="Wingdings" w:hint="default"/>
      </w:rPr>
    </w:lvl>
  </w:abstractNum>
  <w:abstractNum w:abstractNumId="20">
    <w:nsid w:val="45256015"/>
    <w:multiLevelType w:val="hybridMultilevel"/>
    <w:tmpl w:val="B98226FA"/>
    <w:lvl w:ilvl="0" w:tplc="B41AE2BA">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0"/>
        </w:tabs>
        <w:ind w:left="0" w:hanging="360"/>
      </w:pPr>
      <w:rPr>
        <w:rFonts w:ascii="Courier New" w:hAnsi="Courier New" w:cs="Courier New" w:hint="default"/>
      </w:rPr>
    </w:lvl>
    <w:lvl w:ilvl="2" w:tplc="040C0005" w:tentative="1">
      <w:start w:val="1"/>
      <w:numFmt w:val="bullet"/>
      <w:lvlText w:val=""/>
      <w:lvlJc w:val="left"/>
      <w:pPr>
        <w:tabs>
          <w:tab w:val="num" w:pos="720"/>
        </w:tabs>
        <w:ind w:left="720" w:hanging="360"/>
      </w:pPr>
      <w:rPr>
        <w:rFonts w:ascii="Wingdings" w:hAnsi="Wingdings" w:hint="default"/>
      </w:rPr>
    </w:lvl>
    <w:lvl w:ilvl="3" w:tplc="040C0001" w:tentative="1">
      <w:start w:val="1"/>
      <w:numFmt w:val="bullet"/>
      <w:lvlText w:val=""/>
      <w:lvlJc w:val="left"/>
      <w:pPr>
        <w:tabs>
          <w:tab w:val="num" w:pos="1440"/>
        </w:tabs>
        <w:ind w:left="1440" w:hanging="360"/>
      </w:pPr>
      <w:rPr>
        <w:rFonts w:ascii="Symbol" w:hAnsi="Symbol" w:hint="default"/>
      </w:rPr>
    </w:lvl>
    <w:lvl w:ilvl="4" w:tplc="040C0003" w:tentative="1">
      <w:start w:val="1"/>
      <w:numFmt w:val="bullet"/>
      <w:lvlText w:val="o"/>
      <w:lvlJc w:val="left"/>
      <w:pPr>
        <w:tabs>
          <w:tab w:val="num" w:pos="2160"/>
        </w:tabs>
        <w:ind w:left="2160" w:hanging="360"/>
      </w:pPr>
      <w:rPr>
        <w:rFonts w:ascii="Courier New" w:hAnsi="Courier New" w:cs="Courier New" w:hint="default"/>
      </w:rPr>
    </w:lvl>
    <w:lvl w:ilvl="5" w:tplc="040C0005" w:tentative="1">
      <w:start w:val="1"/>
      <w:numFmt w:val="bullet"/>
      <w:lvlText w:val=""/>
      <w:lvlJc w:val="left"/>
      <w:pPr>
        <w:tabs>
          <w:tab w:val="num" w:pos="2880"/>
        </w:tabs>
        <w:ind w:left="2880" w:hanging="360"/>
      </w:pPr>
      <w:rPr>
        <w:rFonts w:ascii="Wingdings" w:hAnsi="Wingdings" w:hint="default"/>
      </w:rPr>
    </w:lvl>
    <w:lvl w:ilvl="6" w:tplc="040C0001" w:tentative="1">
      <w:start w:val="1"/>
      <w:numFmt w:val="bullet"/>
      <w:lvlText w:val=""/>
      <w:lvlJc w:val="left"/>
      <w:pPr>
        <w:tabs>
          <w:tab w:val="num" w:pos="3600"/>
        </w:tabs>
        <w:ind w:left="3600" w:hanging="360"/>
      </w:pPr>
      <w:rPr>
        <w:rFonts w:ascii="Symbol" w:hAnsi="Symbol" w:hint="default"/>
      </w:rPr>
    </w:lvl>
    <w:lvl w:ilvl="7" w:tplc="040C0003" w:tentative="1">
      <w:start w:val="1"/>
      <w:numFmt w:val="bullet"/>
      <w:lvlText w:val="o"/>
      <w:lvlJc w:val="left"/>
      <w:pPr>
        <w:tabs>
          <w:tab w:val="num" w:pos="4320"/>
        </w:tabs>
        <w:ind w:left="4320" w:hanging="360"/>
      </w:pPr>
      <w:rPr>
        <w:rFonts w:ascii="Courier New" w:hAnsi="Courier New" w:cs="Courier New" w:hint="default"/>
      </w:rPr>
    </w:lvl>
    <w:lvl w:ilvl="8" w:tplc="040C0005" w:tentative="1">
      <w:start w:val="1"/>
      <w:numFmt w:val="bullet"/>
      <w:lvlText w:val=""/>
      <w:lvlJc w:val="left"/>
      <w:pPr>
        <w:tabs>
          <w:tab w:val="num" w:pos="5040"/>
        </w:tabs>
        <w:ind w:left="5040" w:hanging="360"/>
      </w:pPr>
      <w:rPr>
        <w:rFonts w:ascii="Wingdings" w:hAnsi="Wingdings" w:hint="default"/>
      </w:rPr>
    </w:lvl>
  </w:abstractNum>
  <w:abstractNum w:abstractNumId="21">
    <w:nsid w:val="4530106A"/>
    <w:multiLevelType w:val="hybridMultilevel"/>
    <w:tmpl w:val="BD4A32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BE167F"/>
    <w:multiLevelType w:val="hybridMultilevel"/>
    <w:tmpl w:val="57C48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7D27AF8"/>
    <w:multiLevelType w:val="hybridMultilevel"/>
    <w:tmpl w:val="D2BC25B2"/>
    <w:lvl w:ilvl="0" w:tplc="7066971E">
      <w:start w:val="189"/>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360"/>
        </w:tabs>
        <w:ind w:left="360" w:hanging="360"/>
      </w:pPr>
      <w:rPr>
        <w:rFonts w:ascii="Courier New" w:hAnsi="Courier New" w:cs="Courier New" w:hint="default"/>
      </w:rPr>
    </w:lvl>
    <w:lvl w:ilvl="2" w:tplc="040C0005">
      <w:start w:val="1"/>
      <w:numFmt w:val="bullet"/>
      <w:lvlText w:val=""/>
      <w:lvlJc w:val="left"/>
      <w:pPr>
        <w:tabs>
          <w:tab w:val="num" w:pos="1080"/>
        </w:tabs>
        <w:ind w:left="1080" w:hanging="360"/>
      </w:pPr>
      <w:rPr>
        <w:rFonts w:ascii="Wingdings" w:hAnsi="Wingdings" w:hint="default"/>
      </w:rPr>
    </w:lvl>
    <w:lvl w:ilvl="3" w:tplc="040C0001" w:tentative="1">
      <w:start w:val="1"/>
      <w:numFmt w:val="bullet"/>
      <w:lvlText w:val=""/>
      <w:lvlJc w:val="left"/>
      <w:pPr>
        <w:tabs>
          <w:tab w:val="num" w:pos="1800"/>
        </w:tabs>
        <w:ind w:left="1800" w:hanging="360"/>
      </w:pPr>
      <w:rPr>
        <w:rFonts w:ascii="Symbol" w:hAnsi="Symbol" w:hint="default"/>
      </w:rPr>
    </w:lvl>
    <w:lvl w:ilvl="4" w:tplc="040C0003" w:tentative="1">
      <w:start w:val="1"/>
      <w:numFmt w:val="bullet"/>
      <w:lvlText w:val="o"/>
      <w:lvlJc w:val="left"/>
      <w:pPr>
        <w:tabs>
          <w:tab w:val="num" w:pos="2520"/>
        </w:tabs>
        <w:ind w:left="2520" w:hanging="360"/>
      </w:pPr>
      <w:rPr>
        <w:rFonts w:ascii="Courier New" w:hAnsi="Courier New" w:cs="Courier New" w:hint="default"/>
      </w:rPr>
    </w:lvl>
    <w:lvl w:ilvl="5" w:tplc="040C0005" w:tentative="1">
      <w:start w:val="1"/>
      <w:numFmt w:val="bullet"/>
      <w:lvlText w:val=""/>
      <w:lvlJc w:val="left"/>
      <w:pPr>
        <w:tabs>
          <w:tab w:val="num" w:pos="3240"/>
        </w:tabs>
        <w:ind w:left="3240" w:hanging="360"/>
      </w:pPr>
      <w:rPr>
        <w:rFonts w:ascii="Wingdings" w:hAnsi="Wingdings" w:hint="default"/>
      </w:rPr>
    </w:lvl>
    <w:lvl w:ilvl="6" w:tplc="040C0001" w:tentative="1">
      <w:start w:val="1"/>
      <w:numFmt w:val="bullet"/>
      <w:lvlText w:val=""/>
      <w:lvlJc w:val="left"/>
      <w:pPr>
        <w:tabs>
          <w:tab w:val="num" w:pos="3960"/>
        </w:tabs>
        <w:ind w:left="3960" w:hanging="360"/>
      </w:pPr>
      <w:rPr>
        <w:rFonts w:ascii="Symbol" w:hAnsi="Symbol" w:hint="default"/>
      </w:rPr>
    </w:lvl>
    <w:lvl w:ilvl="7" w:tplc="040C0003" w:tentative="1">
      <w:start w:val="1"/>
      <w:numFmt w:val="bullet"/>
      <w:lvlText w:val="o"/>
      <w:lvlJc w:val="left"/>
      <w:pPr>
        <w:tabs>
          <w:tab w:val="num" w:pos="4680"/>
        </w:tabs>
        <w:ind w:left="4680" w:hanging="360"/>
      </w:pPr>
      <w:rPr>
        <w:rFonts w:ascii="Courier New" w:hAnsi="Courier New" w:cs="Courier New" w:hint="default"/>
      </w:rPr>
    </w:lvl>
    <w:lvl w:ilvl="8" w:tplc="040C0005" w:tentative="1">
      <w:start w:val="1"/>
      <w:numFmt w:val="bullet"/>
      <w:lvlText w:val=""/>
      <w:lvlJc w:val="left"/>
      <w:pPr>
        <w:tabs>
          <w:tab w:val="num" w:pos="5400"/>
        </w:tabs>
        <w:ind w:left="5400" w:hanging="360"/>
      </w:pPr>
      <w:rPr>
        <w:rFonts w:ascii="Wingdings" w:hAnsi="Wingdings" w:hint="default"/>
      </w:rPr>
    </w:lvl>
  </w:abstractNum>
  <w:abstractNum w:abstractNumId="24">
    <w:nsid w:val="487E58F2"/>
    <w:multiLevelType w:val="hybridMultilevel"/>
    <w:tmpl w:val="15C69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B2051C6"/>
    <w:multiLevelType w:val="singleLevel"/>
    <w:tmpl w:val="F14A2B00"/>
    <w:lvl w:ilvl="0">
      <w:start w:val="1"/>
      <w:numFmt w:val="bullet"/>
      <w:pStyle w:val="Enumration3"/>
      <w:lvlText w:val=""/>
      <w:lvlJc w:val="left"/>
      <w:pPr>
        <w:tabs>
          <w:tab w:val="num" w:pos="927"/>
        </w:tabs>
        <w:ind w:left="907" w:hanging="340"/>
      </w:pPr>
      <w:rPr>
        <w:rFonts w:ascii="Wingdings" w:hAnsi="Wingdings" w:hint="default"/>
      </w:rPr>
    </w:lvl>
  </w:abstractNum>
  <w:abstractNum w:abstractNumId="26">
    <w:nsid w:val="5A6361CA"/>
    <w:multiLevelType w:val="hybridMultilevel"/>
    <w:tmpl w:val="A0F67F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C2B2876"/>
    <w:multiLevelType w:val="hybridMultilevel"/>
    <w:tmpl w:val="E0268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23"/>
  </w:num>
  <w:num w:numId="14">
    <w:abstractNumId w:val="16"/>
  </w:num>
  <w:num w:numId="15">
    <w:abstractNumId w:val="14"/>
  </w:num>
  <w:num w:numId="16">
    <w:abstractNumId w:val="21"/>
  </w:num>
  <w:num w:numId="17">
    <w:abstractNumId w:val="22"/>
  </w:num>
  <w:num w:numId="18">
    <w:abstractNumId w:val="24"/>
  </w:num>
  <w:num w:numId="19">
    <w:abstractNumId w:val="13"/>
  </w:num>
  <w:num w:numId="20">
    <w:abstractNumId w:val="25"/>
  </w:num>
  <w:num w:numId="21">
    <w:abstractNumId w:val="19"/>
  </w:num>
  <w:num w:numId="22">
    <w:abstractNumId w:val="15"/>
  </w:num>
  <w:num w:numId="23">
    <w:abstractNumId w:val="20"/>
  </w:num>
  <w:num w:numId="24">
    <w:abstractNumId w:val="17"/>
  </w:num>
  <w:num w:numId="25">
    <w:abstractNumId w:val="11"/>
  </w:num>
  <w:num w:numId="26">
    <w:abstractNumId w:val="18"/>
  </w:num>
  <w:num w:numId="27">
    <w:abstractNumId w:val="26"/>
  </w:num>
  <w:num w:numId="28">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e FICHAUT, Ifremer Brest PDG-IMN-IDM-SISME">
    <w15:presenceInfo w15:providerId="AD" w15:userId="S-1-5-21-500109986-1412980772-1848903544-65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26D6"/>
    <w:rsid w:val="000035CF"/>
    <w:rsid w:val="00007B64"/>
    <w:rsid w:val="000114D6"/>
    <w:rsid w:val="000253A7"/>
    <w:rsid w:val="000509C2"/>
    <w:rsid w:val="0005139D"/>
    <w:rsid w:val="00066E79"/>
    <w:rsid w:val="00081420"/>
    <w:rsid w:val="000A073C"/>
    <w:rsid w:val="000A70CA"/>
    <w:rsid w:val="000C145F"/>
    <w:rsid w:val="000F7401"/>
    <w:rsid w:val="001001D3"/>
    <w:rsid w:val="00106B45"/>
    <w:rsid w:val="00122562"/>
    <w:rsid w:val="001811AE"/>
    <w:rsid w:val="00184FA1"/>
    <w:rsid w:val="001A5EDC"/>
    <w:rsid w:val="001D26D6"/>
    <w:rsid w:val="00204C44"/>
    <w:rsid w:val="00205EFC"/>
    <w:rsid w:val="002440E7"/>
    <w:rsid w:val="0024606F"/>
    <w:rsid w:val="0025488D"/>
    <w:rsid w:val="00272FAF"/>
    <w:rsid w:val="00284563"/>
    <w:rsid w:val="00297C01"/>
    <w:rsid w:val="002C69FC"/>
    <w:rsid w:val="002E2FAE"/>
    <w:rsid w:val="002E3D6A"/>
    <w:rsid w:val="00302E1B"/>
    <w:rsid w:val="00303858"/>
    <w:rsid w:val="003223B6"/>
    <w:rsid w:val="00327BA1"/>
    <w:rsid w:val="00345736"/>
    <w:rsid w:val="00370591"/>
    <w:rsid w:val="003A4BC5"/>
    <w:rsid w:val="003C6CCE"/>
    <w:rsid w:val="003E7334"/>
    <w:rsid w:val="0040552E"/>
    <w:rsid w:val="00420841"/>
    <w:rsid w:val="00424064"/>
    <w:rsid w:val="004314B5"/>
    <w:rsid w:val="004339C1"/>
    <w:rsid w:val="004426C2"/>
    <w:rsid w:val="004512D7"/>
    <w:rsid w:val="0045440D"/>
    <w:rsid w:val="00455D77"/>
    <w:rsid w:val="004602ED"/>
    <w:rsid w:val="0047758D"/>
    <w:rsid w:val="00483109"/>
    <w:rsid w:val="0049536A"/>
    <w:rsid w:val="00496C32"/>
    <w:rsid w:val="004D017A"/>
    <w:rsid w:val="004D2412"/>
    <w:rsid w:val="004D433D"/>
    <w:rsid w:val="004E3022"/>
    <w:rsid w:val="004F7F14"/>
    <w:rsid w:val="00517A71"/>
    <w:rsid w:val="00520684"/>
    <w:rsid w:val="005550F3"/>
    <w:rsid w:val="00557935"/>
    <w:rsid w:val="00580743"/>
    <w:rsid w:val="005F003E"/>
    <w:rsid w:val="005F27FF"/>
    <w:rsid w:val="006074CF"/>
    <w:rsid w:val="00607C47"/>
    <w:rsid w:val="00610381"/>
    <w:rsid w:val="00627328"/>
    <w:rsid w:val="00641474"/>
    <w:rsid w:val="00656531"/>
    <w:rsid w:val="00660106"/>
    <w:rsid w:val="00675544"/>
    <w:rsid w:val="00690B52"/>
    <w:rsid w:val="006973CA"/>
    <w:rsid w:val="006A13B2"/>
    <w:rsid w:val="006B61E1"/>
    <w:rsid w:val="006B721B"/>
    <w:rsid w:val="006E0AEF"/>
    <w:rsid w:val="006E21D7"/>
    <w:rsid w:val="006F3B09"/>
    <w:rsid w:val="00702F00"/>
    <w:rsid w:val="00714C7E"/>
    <w:rsid w:val="0073286A"/>
    <w:rsid w:val="00755EF4"/>
    <w:rsid w:val="007651CC"/>
    <w:rsid w:val="007D2001"/>
    <w:rsid w:val="00807E6D"/>
    <w:rsid w:val="00812C26"/>
    <w:rsid w:val="0082158B"/>
    <w:rsid w:val="00821E71"/>
    <w:rsid w:val="0083773C"/>
    <w:rsid w:val="00847AAC"/>
    <w:rsid w:val="00847FA2"/>
    <w:rsid w:val="00871D8B"/>
    <w:rsid w:val="008757BD"/>
    <w:rsid w:val="00893401"/>
    <w:rsid w:val="0089453B"/>
    <w:rsid w:val="00896C27"/>
    <w:rsid w:val="008C2BE4"/>
    <w:rsid w:val="008D08DB"/>
    <w:rsid w:val="00903322"/>
    <w:rsid w:val="00917720"/>
    <w:rsid w:val="009341E8"/>
    <w:rsid w:val="009A22BE"/>
    <w:rsid w:val="009C6BED"/>
    <w:rsid w:val="009D147C"/>
    <w:rsid w:val="009E040B"/>
    <w:rsid w:val="009E5D0D"/>
    <w:rsid w:val="00A14DE7"/>
    <w:rsid w:val="00A16AE6"/>
    <w:rsid w:val="00A227FD"/>
    <w:rsid w:val="00A22806"/>
    <w:rsid w:val="00A2706C"/>
    <w:rsid w:val="00A300B8"/>
    <w:rsid w:val="00A326AD"/>
    <w:rsid w:val="00A3305B"/>
    <w:rsid w:val="00A36575"/>
    <w:rsid w:val="00A55C84"/>
    <w:rsid w:val="00A67F39"/>
    <w:rsid w:val="00A80F77"/>
    <w:rsid w:val="00A82C8C"/>
    <w:rsid w:val="00A970A3"/>
    <w:rsid w:val="00AA21B0"/>
    <w:rsid w:val="00AA4BDF"/>
    <w:rsid w:val="00AB409F"/>
    <w:rsid w:val="00AC2A65"/>
    <w:rsid w:val="00AC34A7"/>
    <w:rsid w:val="00AE33E9"/>
    <w:rsid w:val="00AF6181"/>
    <w:rsid w:val="00B0490F"/>
    <w:rsid w:val="00B328CD"/>
    <w:rsid w:val="00B35E93"/>
    <w:rsid w:val="00B41BFE"/>
    <w:rsid w:val="00B45157"/>
    <w:rsid w:val="00B51B80"/>
    <w:rsid w:val="00B56821"/>
    <w:rsid w:val="00B6005B"/>
    <w:rsid w:val="00B60C65"/>
    <w:rsid w:val="00B71F38"/>
    <w:rsid w:val="00BA355B"/>
    <w:rsid w:val="00BA3719"/>
    <w:rsid w:val="00BF0560"/>
    <w:rsid w:val="00C05D5B"/>
    <w:rsid w:val="00C13C70"/>
    <w:rsid w:val="00C17A62"/>
    <w:rsid w:val="00C4319D"/>
    <w:rsid w:val="00C45668"/>
    <w:rsid w:val="00C46438"/>
    <w:rsid w:val="00C51703"/>
    <w:rsid w:val="00C7119F"/>
    <w:rsid w:val="00C872E2"/>
    <w:rsid w:val="00C87781"/>
    <w:rsid w:val="00CD507C"/>
    <w:rsid w:val="00CE31B5"/>
    <w:rsid w:val="00CE56DC"/>
    <w:rsid w:val="00D12AED"/>
    <w:rsid w:val="00D60B3A"/>
    <w:rsid w:val="00D64118"/>
    <w:rsid w:val="00D66307"/>
    <w:rsid w:val="00D80E89"/>
    <w:rsid w:val="00DA63C3"/>
    <w:rsid w:val="00DD5EBA"/>
    <w:rsid w:val="00DD7719"/>
    <w:rsid w:val="00DE62AA"/>
    <w:rsid w:val="00E03789"/>
    <w:rsid w:val="00E315D4"/>
    <w:rsid w:val="00E36B7E"/>
    <w:rsid w:val="00E4699A"/>
    <w:rsid w:val="00E55E07"/>
    <w:rsid w:val="00E56AC4"/>
    <w:rsid w:val="00E576BD"/>
    <w:rsid w:val="00E60952"/>
    <w:rsid w:val="00E628FD"/>
    <w:rsid w:val="00E7447C"/>
    <w:rsid w:val="00EB358F"/>
    <w:rsid w:val="00ED621C"/>
    <w:rsid w:val="00ED6877"/>
    <w:rsid w:val="00EF4E8B"/>
    <w:rsid w:val="00F00171"/>
    <w:rsid w:val="00F1299A"/>
    <w:rsid w:val="00F26788"/>
    <w:rsid w:val="00F34953"/>
    <w:rsid w:val="00F34E1B"/>
    <w:rsid w:val="00F34F2A"/>
    <w:rsid w:val="00F42FED"/>
    <w:rsid w:val="00F43409"/>
    <w:rsid w:val="00F745D3"/>
    <w:rsid w:val="00F86A93"/>
    <w:rsid w:val="00F87FBF"/>
    <w:rsid w:val="00FB4617"/>
    <w:rsid w:val="00FB59C5"/>
    <w:rsid w:val="00FB6922"/>
    <w:rsid w:val="00FD70FF"/>
    <w:rsid w:val="00FD7A3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1"/>
    </o:shapelayout>
  </w:shapeDefaults>
  <w:decimalSymbol w:val="."/>
  <w:listSeparator w:val=";"/>
  <w15:docId w15:val="{93DFF2D5-BB6C-41EF-B3A7-E04B7C9A5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9C5"/>
    <w:pPr>
      <w:jc w:val="both"/>
    </w:pPr>
    <w:rPr>
      <w:rFonts w:ascii="Arial" w:hAnsi="Arial"/>
      <w:color w:val="585858"/>
      <w:szCs w:val="24"/>
      <w:lang w:val="en-GB"/>
    </w:rPr>
  </w:style>
  <w:style w:type="paragraph" w:styleId="Titre1">
    <w:name w:val="heading 1"/>
    <w:basedOn w:val="Normal"/>
    <w:next w:val="Normal"/>
    <w:qFormat/>
    <w:rsid w:val="006F3B09"/>
    <w:pPr>
      <w:keepNext/>
      <w:numPr>
        <w:numId w:val="1"/>
      </w:numPr>
      <w:spacing w:before="240" w:after="60"/>
      <w:outlineLvl w:val="0"/>
    </w:pPr>
    <w:rPr>
      <w:rFonts w:cs="Arial"/>
      <w:b/>
      <w:bCs/>
      <w:i/>
      <w:color w:val="00529E"/>
      <w:kern w:val="32"/>
      <w:sz w:val="32"/>
      <w:szCs w:val="32"/>
    </w:rPr>
  </w:style>
  <w:style w:type="paragraph" w:styleId="Titre2">
    <w:name w:val="heading 2"/>
    <w:basedOn w:val="Normal"/>
    <w:next w:val="Normal"/>
    <w:qFormat/>
    <w:rsid w:val="006F3B09"/>
    <w:pPr>
      <w:keepNext/>
      <w:numPr>
        <w:ilvl w:val="1"/>
        <w:numId w:val="1"/>
      </w:numPr>
      <w:spacing w:before="240" w:after="60"/>
      <w:outlineLvl w:val="1"/>
    </w:pPr>
    <w:rPr>
      <w:rFonts w:cs="Arial"/>
      <w:b/>
      <w:bCs/>
      <w:iCs/>
      <w:color w:val="00529E"/>
      <w:sz w:val="32"/>
      <w:szCs w:val="28"/>
    </w:rPr>
  </w:style>
  <w:style w:type="paragraph" w:styleId="Titre3">
    <w:name w:val="heading 3"/>
    <w:basedOn w:val="Normal"/>
    <w:next w:val="Normal"/>
    <w:qFormat/>
    <w:rsid w:val="006F3B09"/>
    <w:pPr>
      <w:keepNext/>
      <w:numPr>
        <w:ilvl w:val="2"/>
        <w:numId w:val="1"/>
      </w:numPr>
      <w:spacing w:before="240" w:after="60"/>
      <w:outlineLvl w:val="2"/>
    </w:pPr>
    <w:rPr>
      <w:rFonts w:cs="Arial"/>
      <w:bCs/>
      <w:color w:val="00529E"/>
      <w:sz w:val="32"/>
      <w:szCs w:val="26"/>
    </w:rPr>
  </w:style>
  <w:style w:type="paragraph" w:styleId="Titre4">
    <w:name w:val="heading 4"/>
    <w:basedOn w:val="Normal"/>
    <w:next w:val="Normal"/>
    <w:qFormat/>
    <w:rsid w:val="006F3B09"/>
    <w:pPr>
      <w:keepNext/>
      <w:numPr>
        <w:ilvl w:val="3"/>
        <w:numId w:val="1"/>
      </w:numPr>
      <w:spacing w:before="240" w:after="60"/>
      <w:outlineLvl w:val="3"/>
    </w:pPr>
    <w:rPr>
      <w:b/>
      <w:bCs/>
      <w:color w:val="00529E"/>
      <w:sz w:val="26"/>
      <w:szCs w:val="28"/>
    </w:rPr>
  </w:style>
  <w:style w:type="paragraph" w:styleId="Titre5">
    <w:name w:val="heading 5"/>
    <w:basedOn w:val="Normal"/>
    <w:next w:val="Normal"/>
    <w:qFormat/>
    <w:rsid w:val="006F3B09"/>
    <w:pPr>
      <w:numPr>
        <w:ilvl w:val="4"/>
        <w:numId w:val="1"/>
      </w:numPr>
      <w:spacing w:before="240" w:after="60"/>
      <w:outlineLvl w:val="4"/>
    </w:pPr>
    <w:rPr>
      <w:bCs/>
      <w:iCs/>
      <w:color w:val="00529E"/>
      <w:sz w:val="26"/>
      <w:szCs w:val="26"/>
    </w:rPr>
  </w:style>
  <w:style w:type="paragraph" w:styleId="Titre6">
    <w:name w:val="heading 6"/>
    <w:basedOn w:val="Normal"/>
    <w:next w:val="Normal"/>
    <w:qFormat/>
    <w:rsid w:val="006F3B09"/>
    <w:pPr>
      <w:numPr>
        <w:ilvl w:val="5"/>
        <w:numId w:val="1"/>
      </w:numPr>
      <w:spacing w:before="240" w:after="60"/>
      <w:outlineLvl w:val="5"/>
    </w:pPr>
    <w:rPr>
      <w:bCs/>
      <w:color w:val="00529E"/>
      <w:sz w:val="22"/>
      <w:szCs w:val="22"/>
    </w:rPr>
  </w:style>
  <w:style w:type="paragraph" w:styleId="Titre7">
    <w:name w:val="heading 7"/>
    <w:basedOn w:val="Normal"/>
    <w:next w:val="Normal"/>
    <w:qFormat/>
    <w:rsid w:val="006F3B09"/>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6F3B09"/>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6F3B09"/>
    <w:pPr>
      <w:numPr>
        <w:ilvl w:val="8"/>
        <w:numId w:val="1"/>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DA63C3"/>
    <w:pPr>
      <w:tabs>
        <w:tab w:val="center" w:pos="4536"/>
        <w:tab w:val="right" w:pos="9072"/>
      </w:tabs>
    </w:pPr>
  </w:style>
  <w:style w:type="paragraph" w:styleId="Pieddepage">
    <w:name w:val="footer"/>
    <w:basedOn w:val="Normal"/>
    <w:link w:val="PieddepageCar"/>
    <w:rsid w:val="00DD7719"/>
    <w:pPr>
      <w:tabs>
        <w:tab w:val="center" w:pos="4536"/>
        <w:tab w:val="right" w:pos="9072"/>
      </w:tabs>
      <w:jc w:val="center"/>
    </w:pPr>
    <w:rPr>
      <w:sz w:val="16"/>
    </w:rPr>
  </w:style>
  <w:style w:type="paragraph" w:customStyle="1" w:styleId="Lgende1">
    <w:name w:val="Légende1"/>
    <w:basedOn w:val="Normal"/>
    <w:rsid w:val="00DD7719"/>
    <w:rPr>
      <w:b/>
      <w:i/>
      <w:color w:val="838383"/>
    </w:rPr>
  </w:style>
  <w:style w:type="paragraph" w:customStyle="1" w:styleId="Documentstitle">
    <w:name w:val="Document's title"/>
    <w:basedOn w:val="Normal"/>
    <w:next w:val="Normal"/>
    <w:rsid w:val="00B0490F"/>
    <w:rPr>
      <w:b/>
      <w:i/>
      <w:color w:val="00529E"/>
      <w:sz w:val="60"/>
    </w:rPr>
  </w:style>
  <w:style w:type="paragraph" w:customStyle="1" w:styleId="Documentssubtitle">
    <w:name w:val="Document's subtitle"/>
    <w:basedOn w:val="Documentstitle"/>
    <w:next w:val="Normal"/>
    <w:rsid w:val="00B0490F"/>
    <w:rPr>
      <w:b w:val="0"/>
      <w:i w:val="0"/>
      <w:sz w:val="36"/>
    </w:rPr>
  </w:style>
  <w:style w:type="character" w:styleId="Lienhypertexte">
    <w:name w:val="Hyperlink"/>
    <w:basedOn w:val="Policepardfaut"/>
    <w:uiPriority w:val="99"/>
    <w:rsid w:val="00CE56DC"/>
    <w:rPr>
      <w:color w:val="00A8E9"/>
      <w:u w:val="none"/>
    </w:rPr>
  </w:style>
  <w:style w:type="paragraph" w:styleId="Corpsdetexte">
    <w:name w:val="Body Text"/>
    <w:basedOn w:val="Normal"/>
    <w:link w:val="CorpsdetexteCar"/>
    <w:rsid w:val="007651CC"/>
    <w:pPr>
      <w:spacing w:after="120"/>
      <w:ind w:left="340"/>
    </w:pPr>
  </w:style>
  <w:style w:type="paragraph" w:customStyle="1" w:styleId="Documentsproperties">
    <w:name w:val="Document's properties"/>
    <w:basedOn w:val="Normal"/>
    <w:rsid w:val="00A3305B"/>
  </w:style>
  <w:style w:type="character" w:styleId="Numrodepage">
    <w:name w:val="page number"/>
    <w:basedOn w:val="Policepardfaut"/>
    <w:rsid w:val="00893401"/>
    <w:rPr>
      <w:color w:val="00529E"/>
    </w:rPr>
  </w:style>
  <w:style w:type="paragraph" w:styleId="Textedebulles">
    <w:name w:val="Balloon Text"/>
    <w:basedOn w:val="Normal"/>
    <w:link w:val="TextedebullesCar"/>
    <w:rsid w:val="00F34E1B"/>
    <w:rPr>
      <w:rFonts w:ascii="Tahoma" w:hAnsi="Tahoma" w:cs="Tahoma"/>
      <w:sz w:val="16"/>
      <w:szCs w:val="16"/>
    </w:rPr>
  </w:style>
  <w:style w:type="character" w:customStyle="1" w:styleId="TextedebullesCar">
    <w:name w:val="Texte de bulles Car"/>
    <w:basedOn w:val="Policepardfaut"/>
    <w:link w:val="Textedebulles"/>
    <w:rsid w:val="00F34E1B"/>
    <w:rPr>
      <w:rFonts w:ascii="Tahoma" w:hAnsi="Tahoma" w:cs="Tahoma"/>
      <w:color w:val="585858"/>
      <w:sz w:val="16"/>
      <w:szCs w:val="16"/>
    </w:rPr>
  </w:style>
  <w:style w:type="character" w:customStyle="1" w:styleId="En-tteCar">
    <w:name w:val="En-tête Car"/>
    <w:basedOn w:val="Policepardfaut"/>
    <w:link w:val="En-tte"/>
    <w:rsid w:val="00CE31B5"/>
    <w:rPr>
      <w:rFonts w:ascii="Arial" w:hAnsi="Arial"/>
      <w:color w:val="585858"/>
      <w:sz w:val="24"/>
      <w:szCs w:val="24"/>
    </w:rPr>
  </w:style>
  <w:style w:type="character" w:customStyle="1" w:styleId="PieddepageCar">
    <w:name w:val="Pied de page Car"/>
    <w:basedOn w:val="Policepardfaut"/>
    <w:link w:val="Pieddepage"/>
    <w:rsid w:val="00CE31B5"/>
    <w:rPr>
      <w:rFonts w:ascii="Arial" w:hAnsi="Arial"/>
      <w:color w:val="585858"/>
      <w:sz w:val="16"/>
      <w:szCs w:val="24"/>
    </w:rPr>
  </w:style>
  <w:style w:type="character" w:customStyle="1" w:styleId="CorpsdetexteCar">
    <w:name w:val="Corps de texte Car"/>
    <w:basedOn w:val="Policepardfaut"/>
    <w:link w:val="Corpsdetexte"/>
    <w:rsid w:val="00CE31B5"/>
    <w:rPr>
      <w:rFonts w:ascii="Arial" w:hAnsi="Arial"/>
      <w:color w:val="585858"/>
      <w:sz w:val="24"/>
      <w:szCs w:val="24"/>
    </w:rPr>
  </w:style>
  <w:style w:type="table" w:customStyle="1" w:styleId="Grilleclaire-Accent11">
    <w:name w:val="Grille claire - Accent 11"/>
    <w:basedOn w:val="TableauNormal"/>
    <w:uiPriority w:val="62"/>
    <w:rsid w:val="00CE31B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gende">
    <w:name w:val="caption"/>
    <w:basedOn w:val="Normal"/>
    <w:next w:val="Normal"/>
    <w:qFormat/>
    <w:rsid w:val="004314B5"/>
    <w:pPr>
      <w:spacing w:after="120"/>
      <w:ind w:left="284"/>
    </w:pPr>
    <w:rPr>
      <w:rFonts w:ascii="Times New Roman" w:hAnsi="Times New Roman"/>
      <w:i/>
      <w:color w:val="auto"/>
      <w:szCs w:val="20"/>
      <w:u w:val="single"/>
      <w:lang w:val="fr-FR"/>
    </w:rPr>
  </w:style>
  <w:style w:type="paragraph" w:customStyle="1" w:styleId="Paragraphejustifi">
    <w:name w:val="Paragraphe justifié"/>
    <w:basedOn w:val="Normal"/>
    <w:rsid w:val="004314B5"/>
    <w:pPr>
      <w:ind w:left="567"/>
    </w:pPr>
    <w:rPr>
      <w:rFonts w:ascii="Times New Roman" w:hAnsi="Times New Roman"/>
      <w:color w:val="000000"/>
      <w:sz w:val="24"/>
      <w:szCs w:val="20"/>
      <w:lang w:val="fr-FR"/>
    </w:rPr>
  </w:style>
  <w:style w:type="table" w:styleId="Grilledutableau">
    <w:name w:val="Table Grid"/>
    <w:basedOn w:val="TableauNormal"/>
    <w:rsid w:val="00847FA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suivivisit">
    <w:name w:val="FollowedHyperlink"/>
    <w:basedOn w:val="Policepardfaut"/>
    <w:rsid w:val="00847FA2"/>
    <w:rPr>
      <w:color w:val="800080" w:themeColor="followedHyperlink"/>
      <w:u w:val="single"/>
    </w:rPr>
  </w:style>
  <w:style w:type="paragraph" w:styleId="Paragraphedeliste">
    <w:name w:val="List Paragraph"/>
    <w:basedOn w:val="Normal"/>
    <w:uiPriority w:val="34"/>
    <w:qFormat/>
    <w:rsid w:val="00807E6D"/>
    <w:pPr>
      <w:ind w:left="720"/>
      <w:contextualSpacing/>
    </w:pPr>
  </w:style>
  <w:style w:type="paragraph" w:styleId="Tabledesillustrations">
    <w:name w:val="table of figures"/>
    <w:basedOn w:val="Normal"/>
    <w:next w:val="Normal"/>
    <w:uiPriority w:val="99"/>
    <w:rsid w:val="006B721B"/>
  </w:style>
  <w:style w:type="paragraph" w:styleId="En-ttedetabledesmatires">
    <w:name w:val="TOC Heading"/>
    <w:basedOn w:val="Titre1"/>
    <w:next w:val="Normal"/>
    <w:uiPriority w:val="39"/>
    <w:unhideWhenUsed/>
    <w:qFormat/>
    <w:rsid w:val="000F7401"/>
    <w:pPr>
      <w:keepLines/>
      <w:numPr>
        <w:numId w:val="0"/>
      </w:numPr>
      <w:spacing w:before="480" w:after="0" w:line="276" w:lineRule="auto"/>
      <w:jc w:val="left"/>
      <w:outlineLvl w:val="9"/>
    </w:pPr>
    <w:rPr>
      <w:rFonts w:asciiTheme="majorHAnsi" w:eastAsiaTheme="majorEastAsia" w:hAnsiTheme="majorHAnsi" w:cstheme="majorBidi"/>
      <w:i w:val="0"/>
      <w:color w:val="365F91" w:themeColor="accent1" w:themeShade="BF"/>
      <w:kern w:val="0"/>
      <w:sz w:val="28"/>
      <w:szCs w:val="28"/>
      <w:lang w:val="fr-FR" w:eastAsia="en-US"/>
    </w:rPr>
  </w:style>
  <w:style w:type="paragraph" w:styleId="TM1">
    <w:name w:val="toc 1"/>
    <w:basedOn w:val="Normal"/>
    <w:next w:val="Normal"/>
    <w:autoRedefine/>
    <w:uiPriority w:val="39"/>
    <w:qFormat/>
    <w:rsid w:val="000F7401"/>
    <w:pPr>
      <w:spacing w:after="100"/>
    </w:pPr>
  </w:style>
  <w:style w:type="paragraph" w:styleId="TM2">
    <w:name w:val="toc 2"/>
    <w:basedOn w:val="Normal"/>
    <w:next w:val="Normal"/>
    <w:autoRedefine/>
    <w:uiPriority w:val="39"/>
    <w:qFormat/>
    <w:rsid w:val="000F7401"/>
    <w:pPr>
      <w:spacing w:after="100"/>
      <w:ind w:left="200"/>
    </w:pPr>
  </w:style>
  <w:style w:type="paragraph" w:styleId="TM3">
    <w:name w:val="toc 3"/>
    <w:basedOn w:val="Normal"/>
    <w:next w:val="Normal"/>
    <w:autoRedefine/>
    <w:uiPriority w:val="39"/>
    <w:qFormat/>
    <w:rsid w:val="000F7401"/>
    <w:pPr>
      <w:spacing w:after="100"/>
      <w:ind w:left="400"/>
    </w:pPr>
  </w:style>
  <w:style w:type="paragraph" w:styleId="Retraitnormal">
    <w:name w:val="Normal Indent"/>
    <w:basedOn w:val="Normal"/>
    <w:rsid w:val="00557935"/>
    <w:pPr>
      <w:spacing w:before="120"/>
      <w:ind w:left="454"/>
    </w:pPr>
    <w:rPr>
      <w:rFonts w:ascii="Times New Roman" w:hAnsi="Times New Roman"/>
      <w:color w:val="auto"/>
      <w:szCs w:val="20"/>
      <w:lang w:val="fr-FR"/>
    </w:rPr>
  </w:style>
  <w:style w:type="paragraph" w:customStyle="1" w:styleId="Enumration3">
    <w:name w:val="Enumération3"/>
    <w:basedOn w:val="Normal"/>
    <w:rsid w:val="00557935"/>
    <w:pPr>
      <w:numPr>
        <w:numId w:val="20"/>
      </w:numPr>
      <w:tabs>
        <w:tab w:val="right" w:leader="dot" w:pos="7938"/>
      </w:tabs>
      <w:spacing w:before="120" w:after="240"/>
    </w:pPr>
    <w:rPr>
      <w:rFonts w:ascii="Times New Roman" w:hAnsi="Times New Roman"/>
      <w:color w:val="auto"/>
      <w:szCs w:val="20"/>
      <w:lang w:val="fr-FR"/>
    </w:rPr>
  </w:style>
  <w:style w:type="table" w:styleId="Trameclaire-Accent1">
    <w:name w:val="Light Shading Accent 1"/>
    <w:basedOn w:val="TableauNormal"/>
    <w:uiPriority w:val="60"/>
    <w:rsid w:val="00A80F7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xplorateurdedocuments">
    <w:name w:val="Document Map"/>
    <w:basedOn w:val="Normal"/>
    <w:link w:val="ExplorateurdedocumentsCar"/>
    <w:rsid w:val="009E040B"/>
    <w:rPr>
      <w:rFonts w:ascii="Tahoma" w:hAnsi="Tahoma" w:cs="Tahoma"/>
      <w:sz w:val="16"/>
      <w:szCs w:val="16"/>
    </w:rPr>
  </w:style>
  <w:style w:type="character" w:customStyle="1" w:styleId="ExplorateurdedocumentsCar">
    <w:name w:val="Explorateur de documents Car"/>
    <w:basedOn w:val="Policepardfaut"/>
    <w:link w:val="Explorateurdedocuments"/>
    <w:rsid w:val="009E040B"/>
    <w:rPr>
      <w:rFonts w:ascii="Tahoma" w:hAnsi="Tahoma" w:cs="Tahoma"/>
      <w:color w:val="585858"/>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7168">
      <w:bodyDiv w:val="1"/>
      <w:marLeft w:val="0"/>
      <w:marRight w:val="0"/>
      <w:marTop w:val="0"/>
      <w:marBottom w:val="0"/>
      <w:divBdr>
        <w:top w:val="none" w:sz="0" w:space="0" w:color="auto"/>
        <w:left w:val="none" w:sz="0" w:space="0" w:color="auto"/>
        <w:bottom w:val="none" w:sz="0" w:space="0" w:color="auto"/>
        <w:right w:val="none" w:sz="0" w:space="0" w:color="auto"/>
      </w:divBdr>
    </w:div>
    <w:div w:id="145364643">
      <w:bodyDiv w:val="1"/>
      <w:marLeft w:val="0"/>
      <w:marRight w:val="0"/>
      <w:marTop w:val="0"/>
      <w:marBottom w:val="0"/>
      <w:divBdr>
        <w:top w:val="none" w:sz="0" w:space="0" w:color="auto"/>
        <w:left w:val="none" w:sz="0" w:space="0" w:color="auto"/>
        <w:bottom w:val="none" w:sz="0" w:space="0" w:color="auto"/>
        <w:right w:val="none" w:sz="0" w:space="0" w:color="auto"/>
      </w:divBdr>
    </w:div>
    <w:div w:id="584804102">
      <w:bodyDiv w:val="1"/>
      <w:marLeft w:val="0"/>
      <w:marRight w:val="0"/>
      <w:marTop w:val="0"/>
      <w:marBottom w:val="0"/>
      <w:divBdr>
        <w:top w:val="none" w:sz="0" w:space="0" w:color="auto"/>
        <w:left w:val="none" w:sz="0" w:space="0" w:color="auto"/>
        <w:bottom w:val="none" w:sz="0" w:space="0" w:color="auto"/>
        <w:right w:val="none" w:sz="0" w:space="0" w:color="auto"/>
      </w:divBdr>
    </w:div>
    <w:div w:id="703017212">
      <w:bodyDiv w:val="1"/>
      <w:marLeft w:val="0"/>
      <w:marRight w:val="0"/>
      <w:marTop w:val="0"/>
      <w:marBottom w:val="0"/>
      <w:divBdr>
        <w:top w:val="none" w:sz="0" w:space="0" w:color="auto"/>
        <w:left w:val="none" w:sz="0" w:space="0" w:color="auto"/>
        <w:bottom w:val="none" w:sz="0" w:space="0" w:color="auto"/>
        <w:right w:val="none" w:sz="0" w:space="0" w:color="auto"/>
      </w:divBdr>
    </w:div>
    <w:div w:id="995453407">
      <w:bodyDiv w:val="1"/>
      <w:marLeft w:val="0"/>
      <w:marRight w:val="0"/>
      <w:marTop w:val="0"/>
      <w:marBottom w:val="0"/>
      <w:divBdr>
        <w:top w:val="none" w:sz="0" w:space="0" w:color="auto"/>
        <w:left w:val="none" w:sz="0" w:space="0" w:color="auto"/>
        <w:bottom w:val="none" w:sz="0" w:space="0" w:color="auto"/>
        <w:right w:val="none" w:sz="0" w:space="0" w:color="auto"/>
      </w:divBdr>
    </w:div>
    <w:div w:id="1103651667">
      <w:bodyDiv w:val="1"/>
      <w:marLeft w:val="0"/>
      <w:marRight w:val="0"/>
      <w:marTop w:val="0"/>
      <w:marBottom w:val="0"/>
      <w:divBdr>
        <w:top w:val="none" w:sz="0" w:space="0" w:color="auto"/>
        <w:left w:val="none" w:sz="0" w:space="0" w:color="auto"/>
        <w:bottom w:val="none" w:sz="0" w:space="0" w:color="auto"/>
        <w:right w:val="none" w:sz="0" w:space="0" w:color="auto"/>
      </w:divBdr>
    </w:div>
    <w:div w:id="1655446385">
      <w:bodyDiv w:val="1"/>
      <w:marLeft w:val="0"/>
      <w:marRight w:val="0"/>
      <w:marTop w:val="0"/>
      <w:marBottom w:val="0"/>
      <w:divBdr>
        <w:top w:val="none" w:sz="0" w:space="0" w:color="auto"/>
        <w:left w:val="none" w:sz="0" w:space="0" w:color="auto"/>
        <w:bottom w:val="none" w:sz="0" w:space="0" w:color="auto"/>
        <w:right w:val="none" w:sz="0" w:space="0" w:color="auto"/>
      </w:divBdr>
    </w:div>
    <w:div w:id="198935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datanet.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seadatanet.org/content/download/16251/106283/file/SDN2_D85_WP8_Datafile_formats.pdf)"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adatanet.maris2.nl/v_bodc_vocab_v2/welcome.asp" TargetMode="Externa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java.com/en/download/index.js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www.seadatanet.org/Standards-Software/Software/MedSDN2CFPOIN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s>
</file>

<file path=word/_rels/footer1.xml.rels><?xml version="1.0" encoding="UTF-8" standalone="yes"?>
<Relationships xmlns="http://schemas.openxmlformats.org/package/2006/relationships"><Relationship Id="rId2" Type="http://schemas.openxmlformats.org/officeDocument/2006/relationships/hyperlink" Target="http://www.seadatanet.org" TargetMode="External"/><Relationship Id="rId1" Type="http://schemas.openxmlformats.org/officeDocument/2006/relationships/hyperlink" Target="mailto:sdn-userdesk@seadatanet.org"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seadatanet.org" TargetMode="External"/><Relationship Id="rId1" Type="http://schemas.openxmlformats.org/officeDocument/2006/relationships/hyperlink" Target="mailto:sdn-userdesk@seadatanet.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capitai\Mes%20documents\SeaDataNet+2+Re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2D8A40-8BE2-43A5-8727-540DD6BB8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SeaDataNet+2+Report.dotx</Template>
  <TotalTime>3</TotalTime>
  <Pages>23</Pages>
  <Words>3690</Words>
  <Characters>20296</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OdvSDN2CFPoint</vt:lpstr>
    </vt:vector>
  </TitlesOfParts>
  <Company>ALTRAN SUD OUEST</Company>
  <LinksUpToDate>false</LinksUpToDate>
  <CharactersWithSpaces>23939</CharactersWithSpaces>
  <SharedDoc>false</SharedDoc>
  <HLinks>
    <vt:vector size="24" baseType="variant">
      <vt:variant>
        <vt:i4>3080247</vt:i4>
      </vt:variant>
      <vt:variant>
        <vt:i4>21</vt:i4>
      </vt:variant>
      <vt:variant>
        <vt:i4>0</vt:i4>
      </vt:variant>
      <vt:variant>
        <vt:i4>5</vt:i4>
      </vt:variant>
      <vt:variant>
        <vt:lpwstr>http://www.seadatanet.org/</vt:lpwstr>
      </vt:variant>
      <vt:variant>
        <vt:lpwstr/>
      </vt:variant>
      <vt:variant>
        <vt:i4>6225959</vt:i4>
      </vt:variant>
      <vt:variant>
        <vt:i4>18</vt:i4>
      </vt:variant>
      <vt:variant>
        <vt:i4>0</vt:i4>
      </vt:variant>
      <vt:variant>
        <vt:i4>5</vt:i4>
      </vt:variant>
      <vt:variant>
        <vt:lpwstr>mailto:sdn-userdesk@seadatanet.org</vt:lpwstr>
      </vt:variant>
      <vt:variant>
        <vt:lpwstr/>
      </vt:variant>
      <vt:variant>
        <vt:i4>3080247</vt:i4>
      </vt:variant>
      <vt:variant>
        <vt:i4>9</vt:i4>
      </vt:variant>
      <vt:variant>
        <vt:i4>0</vt:i4>
      </vt:variant>
      <vt:variant>
        <vt:i4>5</vt:i4>
      </vt:variant>
      <vt:variant>
        <vt:lpwstr>http://www.seadatanet.org/</vt:lpwstr>
      </vt:variant>
      <vt:variant>
        <vt:lpwstr/>
      </vt:variant>
      <vt:variant>
        <vt:i4>6225959</vt:i4>
      </vt:variant>
      <vt:variant>
        <vt:i4>6</vt:i4>
      </vt:variant>
      <vt:variant>
        <vt:i4>0</vt:i4>
      </vt:variant>
      <vt:variant>
        <vt:i4>5</vt:i4>
      </vt:variant>
      <vt:variant>
        <vt:lpwstr>mailto:sdn-userdesk@seadatanet.org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OdvSDN2CFPoint</dc:title>
  <dc:subject>User manual</dc:subject>
  <dc:creator>dcapitai</dc:creator>
  <cp:lastModifiedBy>Michele FICHAUT, Ifremer Brest PDG-IMN-IDM-SISME</cp:lastModifiedBy>
  <cp:revision>7</cp:revision>
  <cp:lastPrinted>2015-07-22T09:56:00Z</cp:lastPrinted>
  <dcterms:created xsi:type="dcterms:W3CDTF">2015-06-15T18:07:00Z</dcterms:created>
  <dcterms:modified xsi:type="dcterms:W3CDTF">2015-07-22T09:56:00Z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Acronym">
    <vt:lpwstr>Project Acronym</vt:lpwstr>
  </property>
  <property fmtid="{D5CDD505-2E9C-101B-9397-08002B2CF9AE}" pid="3" name="Project Full Title">
    <vt:lpwstr>Project Full Title</vt:lpwstr>
  </property>
  <property fmtid="{D5CDD505-2E9C-101B-9397-08002B2CF9AE}" pid="4" name="Grant Agreement Number">
    <vt:lpwstr>Grant Agreement Number</vt:lpwstr>
  </property>
</Properties>
</file>