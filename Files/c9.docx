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png~" ContentType="image/png"/>
  <Default Extension="gif~" ContentType="image/gif"/>
  <Default Extension="xml~" ContentType="application/vnd.openxmlformats-officedocument.theme+xml"/>
  <Default Extension="gif" ContentType="image/gif"/>
  <Default Extension="jpg~" ContentType="image/jpe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history/eb12f43d-a4ac-4d27-8531-188fea8a7374/docProps/core.xml~" ContentType="application/vnd.openxmlformats-package.core-properties+xml"/>
  <Override PartName="/history/526b17a6-ad9d-4911-abf9-9c5d462e0935/docProps/app.xml~" ContentType="application/vnd.openxmlformats-officedocument.extended-properties+xml"/>
  <Override PartName="/history/56a0f8a3-997d-4c4f-8b7c-3a33e02f3c94/word/numbering.xml~" ContentType="application/vnd.openxmlformats-officedocument.wordprocessingml.numbering+xml"/>
  <Override PartName="/history/b4dc97d2-8089-4035-a4de-eb233cacf749/word/endnotes.xml~" ContentType="application/vnd.openxmlformats-officedocument.wordprocessingml.endnotes+xml"/>
  <Override PartName="/history/526b17a6-ad9d-4911-abf9-9c5d462e0935/word/endnotes.xml~" ContentType="application/vnd.openxmlformats-officedocument.wordprocessingml.endnotes+xml"/>
  <Override PartName="/history/3ec2c3b1-7efd-4f90-8d22-8335acc27b34/word/footnotes.xml~" ContentType="application/vnd.openxmlformats-officedocument.wordprocessingml.footnotes+xml"/>
  <Override PartName="/history/b4dc97d2-8089-4035-a4de-eb233cacf749/word/footnotes.xml~" ContentType="application/vnd.openxmlformats-officedocument.wordprocessingml.footnotes+xml"/>
  <Override PartName="/history/eb12f43d-a4ac-4d27-8531-188fea8a7374/word/styles.xml~" ContentType="application/vnd.openxmlformats-officedocument.wordprocessingml.styles+xml"/>
  <Override PartName="/history/56a0f8a3-997d-4c4f-8b7c-3a33e02f3c94/%5BContent_Types%5D.xml~" ContentType="application/xml"/>
  <Override PartName="/history/91dd38ce-7c31-4311-96f9-d051d434a3a5/docProps/core.xml~" ContentType="application/vnd.openxmlformats-package.core-properties+xml"/>
  <Override PartName="/history/91dd38ce-7c31-4311-96f9-d051d434a3a5/word/fontTable.xml~" ContentType="application/vnd.openxmlformats-officedocument.wordprocessingml.fontTable+xml"/>
  <Override PartName="/history/526b17a6-ad9d-4911-abf9-9c5d462e0935/word/footnotes.xml~" ContentType="application/vnd.openxmlformats-officedocument.wordprocessingml.footnotes+xml"/>
  <Override PartName="/history/91dd38ce-7c31-4311-96f9-d051d434a3a5/word/webSettings.xml~" ContentType="application/vnd.openxmlformats-officedocument.wordprocessingml.webSettings+xml"/>
  <Override PartName="/history/3ec2c3b1-7efd-4f90-8d22-8335acc27b34/docProps/core.xml~" ContentType="application/vnd.openxmlformats-package.core-properties+xml"/>
  <Override PartName="/history/b4dc97d2-8089-4035-a4de-eb233cacf749/word/webSettings.xml~" ContentType="application/vnd.openxmlformats-officedocument.wordprocessingml.webSettings+xml"/>
  <Override PartName="/history/56a0f8a3-997d-4c4f-8b7c-3a33e02f3c94/word/fontTable.xml~" ContentType="application/vnd.openxmlformats-officedocument.wordprocessingml.fontTable+xml"/>
  <Override PartName="/history/b4dc97d2-8089-4035-a4de-eb233cacf749/docProps/core.xml~" ContentType="application/vnd.openxmlformats-package.core-properties+xml"/>
  <Override PartName="/history/56a0f8a3-997d-4c4f-8b7c-3a33e02f3c94/word/styles.xml~" ContentType="application/vnd.openxmlformats-officedocument.wordprocessingml.styles+xml"/>
  <Override PartName="/history/3ec2c3b1-7efd-4f90-8d22-8335acc27b34/word/fontTable.xml~" ContentType="application/vnd.openxmlformats-officedocument.wordprocessingml.fontTable+xml"/>
  <Override PartName="/history/3ec2c3b1-7efd-4f90-8d22-8335acc27b34/word/styles.xml~" ContentType="application/vnd.openxmlformats-officedocument.wordprocessingml.styles+xml"/>
  <Override PartName="/history/eb12f43d-a4ac-4d27-8531-188fea8a7374/word/document.xml~" ContentType="application/vnd.openxmlformats-officedocument.wordprocessingml.document.main+xml"/>
  <Override PartName="/history/b4dc97d2-8089-4035-a4de-eb233cacf749/%5BContent_Types%5D.xml~" ContentType="application/xml"/>
  <Override PartName="/history/91dd38ce-7c31-4311-96f9-d051d434a3a5/docProps/app.xml~" ContentType="application/vnd.openxmlformats-officedocument.extended-properties+xml"/>
  <Override PartName="/history/91dd38ce-7c31-4311-96f9-d051d434a3a5/word/settings.xml~" ContentType="application/vnd.openxmlformats-officedocument.wordprocessingml.settings+xml"/>
  <Override PartName="/history/eb12f43d-a4ac-4d27-8531-188fea8a7374/word/settings.xml~" ContentType="application/vnd.openxmlformats-officedocument.wordprocessingml.settings+xml"/>
  <Override PartName="/history/526b17a6-ad9d-4911-abf9-9c5d462e0935/word/document.xml~" ContentType="application/vnd.openxmlformats-officedocument.wordprocessingml.document.main+xml"/>
  <Override PartName="/history/526b17a6-ad9d-4911-abf9-9c5d462e0935/word/settings.xml~" ContentType="application/vnd.openxmlformats-officedocument.wordprocessingml.settings+xml"/>
  <Override PartName="/history/3ec2c3b1-7efd-4f90-8d22-8335acc27b34/%5BContent_Types%5D.xml~" ContentType="application/xml"/>
  <Override PartName="/history/eb12f43d-a4ac-4d27-8531-188fea8a7374/word/stylesWithEffects.xml~" ContentType="application/vnd.ms-word.stylesWithEffects+xml"/>
  <Override PartName="/history/91dd38ce-7c31-4311-96f9-d051d434a3a5/word/document.xml~" ContentType="application/vnd.openxmlformats-officedocument.wordprocessingml.document.main+xml"/>
  <Override PartName="/history/526b17a6-ad9d-4911-abf9-9c5d462e0935/word/webSettings.xml~" ContentType="application/vnd.openxmlformats-officedocument.wordprocessingml.webSettings+xml"/>
  <Override PartName="/history/3ec2c3b1-7efd-4f90-8d22-8335acc27b34/word/numbering.xml~" ContentType="application/vnd.openxmlformats-officedocument.wordprocessingml.numbering+xml"/>
  <Override PartName="/history/3ec2c3b1-7efd-4f90-8d22-8335acc27b34/word/settings.xml~" ContentType="application/vnd.openxmlformats-officedocument.wordprocessingml.settings+xml"/>
  <Override PartName="/history/91dd38ce-7c31-4311-96f9-d051d434a3a5/word/endnotes.xml~" ContentType="application/vnd.openxmlformats-officedocument.wordprocessingml.endnotes+xml"/>
  <Override PartName="/history/526b17a6-ad9d-4911-abf9-9c5d462e0935/word/styles.xml~" ContentType="application/vnd.openxmlformats-officedocument.wordprocessingml.styles+xml"/>
  <Override PartName="/history/56a0f8a3-997d-4c4f-8b7c-3a33e02f3c94/word/footnotes.xml~" ContentType="application/vnd.openxmlformats-officedocument.wordprocessingml.footnotes+xml"/>
  <Override PartName="/history/91dd38ce-7c31-4311-96f9-d051d434a3a5/word/numbering.xml~" ContentType="application/vnd.openxmlformats-officedocument.wordprocessingml.numbering+xml"/>
  <Override PartName="/history/eb12f43d-a4ac-4d27-8531-188fea8a7374/word/webSettings.xml~" ContentType="application/vnd.openxmlformats-officedocument.wordprocessingml.webSettings+xml"/>
  <Override PartName="/history/91dd38ce-7c31-4311-96f9-d051d434a3a5/%5BContent_Types%5D.xml~" ContentType="application/xml"/>
  <Override PartName="/history/3ec2c3b1-7efd-4f90-8d22-8335acc27b34/word/endnotes.xml~" ContentType="application/vnd.openxmlformats-officedocument.wordprocessingml.endnotes+xml"/>
  <Override PartName="/history/b4dc97d2-8089-4035-a4de-eb233cacf749/word/stylesWithEffects.xml~" ContentType="application/vnd.ms-word.stylesWithEffects+xml"/>
  <Override PartName="/history/3ec2c3b1-7efd-4f90-8d22-8335acc27b34/word/document.xml~" ContentType="application/vnd.openxmlformats-officedocument.wordprocessingml.document.main+xml"/>
  <Override PartName="/history/b4dc97d2-8089-4035-a4de-eb233cacf749/word/document.xml~" ContentType="application/vnd.openxmlformats-officedocument.wordprocessingml.document.main+xml"/>
  <Override PartName="/history/b4dc97d2-8089-4035-a4de-eb233cacf749/word/styles.xml~" ContentType="application/vnd.openxmlformats-officedocument.wordprocessingml.styles+xml"/>
  <Override PartName="/history/526b17a6-ad9d-4911-abf9-9c5d462e0935/word/numbering.xml~" ContentType="application/vnd.openxmlformats-officedocument.wordprocessingml.numbering+xml"/>
  <Override PartName="/history/91dd38ce-7c31-4311-96f9-d051d434a3a5/word/styles.xml~" ContentType="application/vnd.openxmlformats-officedocument.wordprocessingml.styles+xml"/>
  <Override PartName="/history/56a0f8a3-997d-4c4f-8b7c-3a33e02f3c94/word/webSettings.xml~" ContentType="application/vnd.openxmlformats-officedocument.wordprocessingml.webSettings+xml"/>
  <Override PartName="/history/91dd38ce-7c31-4311-96f9-d051d434a3a5/word/footnotes.xml~" ContentType="application/vnd.openxmlformats-officedocument.wordprocessingml.footnotes+xml"/>
  <Override PartName="/history/eb12f43d-a4ac-4d27-8531-188fea8a7374/word/numbering.xml~" ContentType="application/vnd.openxmlformats-officedocument.wordprocessingml.numbering+xml"/>
  <Override PartName="/history/3ec2c3b1-7efd-4f90-8d22-8335acc27b34/word/stylesWithEffects.xml~" ContentType="application/vnd.ms-word.stylesWithEffects+xml"/>
  <Override PartName="/history/56a0f8a3-997d-4c4f-8b7c-3a33e02f3c94/word/settings.xml~" ContentType="application/vnd.openxmlformats-officedocument.wordprocessingml.settings+xml"/>
  <Override PartName="/history/eb12f43d-a4ac-4d27-8531-188fea8a7374/word/endnotes.xml~" ContentType="application/vnd.openxmlformats-officedocument.wordprocessingml.endnotes+xml"/>
  <Override PartName="/history/526b17a6-ad9d-4911-abf9-9c5d462e0935/word/fontTable.xml~" ContentType="application/vnd.openxmlformats-officedocument.wordprocessingml.fontTable+xml"/>
  <Override PartName="/history/56a0f8a3-997d-4c4f-8b7c-3a33e02f3c94/docProps/core.xml~" ContentType="application/vnd.openxmlformats-package.core-properties+xml"/>
  <Override PartName="/history/56a0f8a3-997d-4c4f-8b7c-3a33e02f3c94/docProps/app.xml~" ContentType="application/vnd.openxmlformats-officedocument.extended-properties+xml"/>
  <Override PartName="/history/3ec2c3b1-7efd-4f90-8d22-8335acc27b34/word/webSettings.xml~" ContentType="application/vnd.openxmlformats-officedocument.wordprocessingml.webSettings+xml"/>
  <Override PartName="/history/eb12f43d-a4ac-4d27-8531-188fea8a7374/docProps/app.xml~" ContentType="application/vnd.openxmlformats-officedocument.extended-properties+xml"/>
  <Override PartName="/history/eb12f43d-a4ac-4d27-8531-188fea8a7374/word/footnotes.xml~" ContentType="application/vnd.openxmlformats-officedocument.wordprocessingml.footnotes+xml"/>
  <Override PartName="/history/b4dc97d2-8089-4035-a4de-eb233cacf749/word/fontTable.xml~" ContentType="application/vnd.openxmlformats-officedocument.wordprocessingml.fontTable+xml"/>
  <Override PartName="/history/526b17a6-ad9d-4911-abf9-9c5d462e0935/%5BContent_Types%5D.xml~" ContentType="application/xml"/>
  <Override PartName="/history/eb12f43d-a4ac-4d27-8531-188fea8a7374/%5BContent_Types%5D.xml~" ContentType="application/xml"/>
  <Override PartName="/history/56a0f8a3-997d-4c4f-8b7c-3a33e02f3c94/word/endnotes.xml~" ContentType="application/vnd.openxmlformats-officedocument.wordprocessingml.endnotes+xml"/>
  <Override PartName="/history/b4dc97d2-8089-4035-a4de-eb233cacf749/word/settings.xml~" ContentType="application/vnd.openxmlformats-officedocument.wordprocessingml.settings+xml"/>
  <Override PartName="/history/56a0f8a3-997d-4c4f-8b7c-3a33e02f3c94/word/document.xml~" ContentType="application/vnd.openxmlformats-officedocument.wordprocessingml.document.main+xml"/>
  <Override PartName="/history/3ec2c3b1-7efd-4f90-8d22-8335acc27b34/docProps/app.xml~" ContentType="application/vnd.openxmlformats-officedocument.extended-properties+xml"/>
  <Override PartName="/history/eb12f43d-a4ac-4d27-8531-188fea8a7374/word/fontTable.xml~" ContentType="application/vnd.openxmlformats-officedocument.wordprocessingml.fontTable+xml"/>
  <Override PartName="/history/526b17a6-ad9d-4911-abf9-9c5d462e0935/docProps/core.xml~" ContentType="application/vnd.openxmlformats-package.core-properties+xml"/>
  <Override PartName="/history/b4dc97d2-8089-4035-a4de-eb233cacf749/word/numbering.xml~" ContentType="application/vnd.openxmlformats-officedocument.wordprocessingml.numbering+xml"/>
  <Override PartName="/history/b4dc97d2-8089-4035-a4de-eb233cacf749/docProps/app.xml~" ContentType="application/vnd.openxmlformats-officedocument.extended-properties+xml"/>
  <Override PartName="/history/bb259360-a3ef-4720-9278-ebb6287ecc13/docProps/app.xml~" ContentType="application/vnd.openxmlformats-officedocument.extended-properties+xml"/>
  <Override PartName="/history/bb259360-a3ef-4720-9278-ebb6287ecc13/docProps/core.xml~" ContentType="application/vnd.openxmlformats-package.core-properties+xml"/>
  <Override PartName="/history/bb259360-a3ef-4720-9278-ebb6287ecc13/word/document.xml~" ContentType="application/vnd.openxmlformats-officedocument.wordprocessingml.document.main+xml"/>
  <Override PartName="/history/bb259360-a3ef-4720-9278-ebb6287ecc13/word/endnotes.xml~" ContentType="application/vnd.openxmlformats-officedocument.wordprocessingml.endnotes+xml"/>
  <Override PartName="/history/bb259360-a3ef-4720-9278-ebb6287ecc13/word/fontTable.xml~" ContentType="application/vnd.openxmlformats-officedocument.wordprocessingml.fontTable+xml"/>
  <Override PartName="/history/bb259360-a3ef-4720-9278-ebb6287ecc13/word/footnotes.xml~" ContentType="application/vnd.openxmlformats-officedocument.wordprocessingml.footnotes+xml"/>
  <Override PartName="/history/bb259360-a3ef-4720-9278-ebb6287ecc13/word/numbering.xml~" ContentType="application/vnd.openxmlformats-officedocument.wordprocessingml.numbering+xml"/>
  <Override PartName="/history/bb259360-a3ef-4720-9278-ebb6287ecc13/word/people.xml~" ContentType="application/vnd.openxmlformats-officedocument.wordprocessingml.people+xml"/>
  <Override PartName="/history/bb259360-a3ef-4720-9278-ebb6287ecc13/word/settings.xml~" ContentType="application/vnd.openxmlformats-officedocument.wordprocessingml.settings+xml"/>
  <Override PartName="/history/bb259360-a3ef-4720-9278-ebb6287ecc13/word/styles.xml~" ContentType="application/vnd.openxmlformats-officedocument.wordprocessingml.styles+xml"/>
  <Override PartName="/history/bb259360-a3ef-4720-9278-ebb6287ecc13/word/webSettings.xml~" ContentType="application/vnd.openxmlformats-officedocument.wordprocessingml.webSettings+xml"/>
  <Override PartName="/history/bb259360-a3ef-4720-9278-ebb6287ecc13/%5BContent_Types%5D.xml~" ContentType="applicat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evisionHistory" Type="http://www.cs.uwm.edu/molhado/revision-history" Target="history/revision-history.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D2D9F" w14:textId="77777777" w:rsidR="0026658C" w:rsidRPr="003449BD" w:rsidRDefault="009E5BA3" w:rsidP="003449BD">
      <w:pPr>
        <w:spacing w:after="0" w:line="480" w:lineRule="auto"/>
        <w:rPr>
          <w:rFonts w:asciiTheme="majorBidi" w:hAnsiTheme="majorBidi" w:cstheme="majorBidi"/>
          <w:b/>
          <w:bCs/>
          <w:sz w:val="24"/>
          <w:szCs w:val="24"/>
        </w:rPr>
      </w:pPr>
      <w:r w:rsidRPr="003449BD">
        <w:rPr>
          <w:rFonts w:asciiTheme="majorBidi" w:hAnsiTheme="majorBidi" w:cstheme="majorBidi"/>
          <w:b/>
          <w:bCs/>
          <w:sz w:val="24"/>
          <w:szCs w:val="24"/>
        </w:rPr>
        <w:t xml:space="preserve">4.1: </w:t>
      </w:r>
      <w:r w:rsidR="0026658C" w:rsidRPr="003449BD">
        <w:rPr>
          <w:rFonts w:asciiTheme="majorBidi" w:hAnsiTheme="majorBidi" w:cstheme="majorBidi"/>
          <w:b/>
          <w:bCs/>
          <w:sz w:val="24"/>
          <w:szCs w:val="24"/>
        </w:rPr>
        <w:t xml:space="preserve">System overview </w:t>
      </w:r>
    </w:p>
    <w:p w14:paraId="27BCDA77" w14:textId="386DED48" w:rsidR="000350FC" w:rsidRDefault="002300D7" w:rsidP="00417049">
      <w:pPr>
        <w:spacing w:after="0" w:line="480" w:lineRule="auto"/>
        <w:ind w:right="-360" w:firstLine="720"/>
        <w:rPr>
          <w:ins w:id="0" w:author="Basheer Al-Duwairi" w:date="2019-11-25T23:08:00Z"/>
          <w:rFonts w:asciiTheme="majorBidi" w:hAnsiTheme="majorBidi" w:cstheme="majorBidi"/>
          <w:sz w:val="24"/>
          <w:szCs w:val="24"/>
        </w:rPr>
      </w:pPr>
      <w:r>
        <w:rPr>
          <w:rFonts w:asciiTheme="majorBidi" w:hAnsiTheme="majorBidi" w:cstheme="majorBidi"/>
          <w:sz w:val="24"/>
          <w:szCs w:val="24"/>
        </w:rPr>
        <w:t xml:space="preserve">In </w:t>
      </w:r>
      <w:ins w:id="1" w:author="Basheer Al-Duwairi" w:date="2019-11-25T22:58:00Z">
        <w:r w:rsidR="001B5F69">
          <w:rPr>
            <w:rFonts w:asciiTheme="majorBidi" w:hAnsiTheme="majorBidi" w:cstheme="majorBidi"/>
            <w:sz w:val="24"/>
            <w:szCs w:val="24"/>
          </w:rPr>
          <w:t>t</w:t>
        </w:r>
      </w:ins>
      <w:del w:id="2" w:author="Basheer Al-Duwairi" w:date="2019-11-25T22:58:00Z">
        <w:r w:rsidDel="001B5F69">
          <w:rPr>
            <w:rFonts w:asciiTheme="majorBidi" w:hAnsiTheme="majorBidi" w:cstheme="majorBidi"/>
            <w:sz w:val="24"/>
            <w:szCs w:val="24"/>
          </w:rPr>
          <w:delText>T</w:delText>
        </w:r>
      </w:del>
      <w:r>
        <w:rPr>
          <w:rFonts w:asciiTheme="majorBidi" w:hAnsiTheme="majorBidi" w:cstheme="majorBidi"/>
          <w:sz w:val="24"/>
          <w:szCs w:val="24"/>
        </w:rPr>
        <w:t xml:space="preserve">his chapter, we describe </w:t>
      </w:r>
      <w:r w:rsidR="0026658C" w:rsidRPr="003449BD">
        <w:rPr>
          <w:rFonts w:asciiTheme="majorBidi" w:hAnsiTheme="majorBidi" w:cstheme="majorBidi"/>
          <w:sz w:val="24"/>
          <w:szCs w:val="24"/>
        </w:rPr>
        <w:t>the propo</w:t>
      </w:r>
      <w:ins w:id="3" w:author="Basheer Al-Duwairi" w:date="2019-11-25T22:59:00Z">
        <w:r w:rsidR="001B5F69">
          <w:rPr>
            <w:rFonts w:asciiTheme="majorBidi" w:hAnsiTheme="majorBidi" w:cstheme="majorBidi"/>
            <w:sz w:val="24"/>
            <w:szCs w:val="24"/>
          </w:rPr>
          <w:t>sed framework for</w:t>
        </w:r>
      </w:ins>
      <w:del w:id="4" w:author="Basheer Al-Duwairi" w:date="2019-11-25T22:59:00Z">
        <w:r w:rsidR="0026658C" w:rsidRPr="003449BD" w:rsidDel="001B5F69">
          <w:rPr>
            <w:rFonts w:asciiTheme="majorBidi" w:hAnsiTheme="majorBidi" w:cstheme="majorBidi"/>
            <w:sz w:val="24"/>
            <w:szCs w:val="24"/>
          </w:rPr>
          <w:delText>sed</w:delText>
        </w:r>
      </w:del>
      <w:r w:rsidR="0026658C" w:rsidRPr="003449BD">
        <w:rPr>
          <w:rFonts w:asciiTheme="majorBidi" w:hAnsiTheme="majorBidi" w:cstheme="majorBidi"/>
          <w:sz w:val="24"/>
          <w:szCs w:val="24"/>
        </w:rPr>
        <w:t xml:space="preserve"> </w:t>
      </w:r>
      <w:ins w:id="5" w:author="Basheer Al-Duwairi" w:date="2019-11-25T22:58:00Z">
        <w:r w:rsidR="001B5F69">
          <w:rPr>
            <w:rFonts w:asciiTheme="majorBidi" w:hAnsiTheme="majorBidi" w:cstheme="majorBidi"/>
            <w:sz w:val="24"/>
            <w:szCs w:val="24"/>
          </w:rPr>
          <w:t xml:space="preserve">self-healing version aware </w:t>
        </w:r>
        <w:del w:id="6" w:author="Mahmoud Dwairi" w:date="2019-11-26T18:45:00Z">
          <w:r w:rsidR="001B5F69" w:rsidDel="00E14580">
            <w:rPr>
              <w:rFonts w:asciiTheme="majorBidi" w:hAnsiTheme="majorBidi" w:cstheme="majorBidi"/>
              <w:sz w:val="24"/>
              <w:szCs w:val="24"/>
            </w:rPr>
            <w:delText>ransomeware</w:delText>
          </w:r>
        </w:del>
      </w:ins>
      <w:ins w:id="7" w:author="Mahmoud Dwairi" w:date="2019-11-26T18:45:00Z">
        <w:r w:rsidR="00E14580">
          <w:rPr>
            <w:rFonts w:asciiTheme="majorBidi" w:hAnsiTheme="majorBidi" w:cstheme="majorBidi"/>
            <w:sz w:val="24"/>
            <w:szCs w:val="24"/>
          </w:rPr>
          <w:t>ransomware</w:t>
        </w:r>
      </w:ins>
      <w:ins w:id="8" w:author="Basheer Al-Duwairi" w:date="2019-11-25T22:58:00Z">
        <w:r w:rsidR="001B5F69">
          <w:rPr>
            <w:rFonts w:asciiTheme="majorBidi" w:hAnsiTheme="majorBidi" w:cstheme="majorBidi"/>
            <w:sz w:val="24"/>
            <w:szCs w:val="24"/>
          </w:rPr>
          <w:t xml:space="preserve"> protection</w:t>
        </w:r>
      </w:ins>
      <w:ins w:id="9" w:author="Basheer Al-Duwairi" w:date="2019-11-25T22:59:00Z">
        <w:r w:rsidR="001B5F69">
          <w:rPr>
            <w:rFonts w:asciiTheme="majorBidi" w:hAnsiTheme="majorBidi" w:cstheme="majorBidi"/>
            <w:sz w:val="24"/>
            <w:szCs w:val="24"/>
          </w:rPr>
          <w:t xml:space="preserve"> system. The main goal of </w:t>
        </w:r>
        <w:del w:id="10" w:author="Mahmoud Dwairi" w:date="2019-11-26T18:45:00Z">
          <w:r w:rsidR="001B5F69" w:rsidDel="00E14580">
            <w:rPr>
              <w:rFonts w:asciiTheme="majorBidi" w:hAnsiTheme="majorBidi" w:cstheme="majorBidi"/>
              <w:sz w:val="24"/>
              <w:szCs w:val="24"/>
            </w:rPr>
            <w:delText xml:space="preserve">the </w:delText>
          </w:r>
        </w:del>
      </w:ins>
      <w:ins w:id="11" w:author="Basheer Al-Duwairi" w:date="2019-11-25T22:58:00Z">
        <w:del w:id="12" w:author="Mahmoud Dwairi" w:date="2019-11-26T18:45:00Z">
          <w:r w:rsidR="001B5F69" w:rsidDel="00E14580">
            <w:rPr>
              <w:rFonts w:asciiTheme="majorBidi" w:hAnsiTheme="majorBidi" w:cstheme="majorBidi"/>
              <w:sz w:val="24"/>
              <w:szCs w:val="24"/>
            </w:rPr>
            <w:delText xml:space="preserve"> </w:delText>
          </w:r>
        </w:del>
      </w:ins>
      <w:ins w:id="13" w:author="Basheer Al-Duwairi" w:date="2019-11-25T22:59:00Z">
        <w:del w:id="14" w:author="Mahmoud Dwairi" w:date="2019-11-26T18:45:00Z">
          <w:r w:rsidR="001B5F69" w:rsidDel="00E14580">
            <w:rPr>
              <w:rFonts w:asciiTheme="majorBidi" w:hAnsiTheme="majorBidi" w:cstheme="majorBidi"/>
              <w:sz w:val="24"/>
              <w:szCs w:val="24"/>
            </w:rPr>
            <w:delText>proposed</w:delText>
          </w:r>
        </w:del>
      </w:ins>
      <w:ins w:id="15" w:author="Mahmoud Dwairi" w:date="2019-11-26T18:45:00Z">
        <w:r w:rsidR="00E14580">
          <w:rPr>
            <w:rFonts w:asciiTheme="majorBidi" w:hAnsiTheme="majorBidi" w:cstheme="majorBidi"/>
            <w:sz w:val="24"/>
            <w:szCs w:val="24"/>
          </w:rPr>
          <w:t>the proposed</w:t>
        </w:r>
      </w:ins>
      <w:ins w:id="16" w:author="Basheer Al-Duwairi" w:date="2019-11-25T22:59:00Z">
        <w:r w:rsidR="001B5F69">
          <w:rPr>
            <w:rFonts w:asciiTheme="majorBidi" w:hAnsiTheme="majorBidi" w:cstheme="majorBidi"/>
            <w:sz w:val="24"/>
            <w:szCs w:val="24"/>
          </w:rPr>
          <w:t xml:space="preserve"> </w:t>
        </w:r>
      </w:ins>
      <w:del w:id="17" w:author="Basheer Al-Duwairi" w:date="2019-11-25T22:59:00Z">
        <w:r w:rsidR="0026658C" w:rsidRPr="003449BD" w:rsidDel="001B5F69">
          <w:rPr>
            <w:rFonts w:asciiTheme="majorBidi" w:hAnsiTheme="majorBidi" w:cstheme="majorBidi"/>
            <w:sz w:val="24"/>
            <w:szCs w:val="24"/>
          </w:rPr>
          <w:delText xml:space="preserve">framework, the </w:delText>
        </w:r>
        <w:r w:rsidDel="001B5F69">
          <w:rPr>
            <w:rFonts w:asciiTheme="majorBidi" w:hAnsiTheme="majorBidi" w:cstheme="majorBidi"/>
            <w:sz w:val="24"/>
            <w:szCs w:val="24"/>
          </w:rPr>
          <w:delText xml:space="preserve">ultimate goal </w:delText>
        </w:r>
        <w:r w:rsidR="0026658C" w:rsidRPr="003449BD" w:rsidDel="001B5F69">
          <w:rPr>
            <w:rFonts w:asciiTheme="majorBidi" w:hAnsiTheme="majorBidi" w:cstheme="majorBidi"/>
            <w:sz w:val="24"/>
            <w:szCs w:val="24"/>
          </w:rPr>
          <w:delText xml:space="preserve">of this </w:delText>
        </w:r>
      </w:del>
      <w:r w:rsidR="0026658C" w:rsidRPr="003449BD">
        <w:rPr>
          <w:rFonts w:asciiTheme="majorBidi" w:hAnsiTheme="majorBidi" w:cstheme="majorBidi"/>
          <w:sz w:val="24"/>
          <w:szCs w:val="24"/>
        </w:rPr>
        <w:t xml:space="preserve">framework is to serve as a version control system and protection against ransomware attacks for XML based documents. To achieve this goal, we employs two main mechanisms; the first mechanism is version control system to keep track of old versions of the files using the concept of hard links under Linux environment. While protection from ransomware is achieved by </w:t>
      </w:r>
      <w:ins w:id="18" w:author="Basheer Al-Duwairi" w:date="2019-11-25T23:01:00Z">
        <w:r w:rsidR="001B5F69">
          <w:rPr>
            <w:rFonts w:asciiTheme="majorBidi" w:hAnsiTheme="majorBidi" w:cstheme="majorBidi"/>
            <w:sz w:val="24"/>
            <w:szCs w:val="24"/>
          </w:rPr>
          <w:t xml:space="preserve">employing access control techniques that </w:t>
        </w:r>
        <w:r w:rsidR="000350FC">
          <w:rPr>
            <w:rFonts w:asciiTheme="majorBidi" w:hAnsiTheme="majorBidi" w:cstheme="majorBidi"/>
            <w:sz w:val="24"/>
            <w:szCs w:val="24"/>
          </w:rPr>
          <w:t>ensure</w:t>
        </w:r>
        <w:r w:rsidR="001B5F69">
          <w:rPr>
            <w:rFonts w:asciiTheme="majorBidi" w:hAnsiTheme="majorBidi" w:cstheme="majorBidi"/>
            <w:sz w:val="24"/>
            <w:szCs w:val="24"/>
          </w:rPr>
          <w:t xml:space="preserve"> complete protection of the file versions from modification or deletion in such a way that allows for direct recovery from </w:t>
        </w:r>
      </w:ins>
      <w:ins w:id="19" w:author="Basheer Al-Duwairi" w:date="2019-11-25T23:03:00Z">
        <w:r w:rsidR="000350FC">
          <w:rPr>
            <w:rFonts w:asciiTheme="majorBidi" w:hAnsiTheme="majorBidi" w:cstheme="majorBidi"/>
            <w:sz w:val="24"/>
            <w:szCs w:val="24"/>
          </w:rPr>
          <w:t xml:space="preserve">ransomware attacks.  Here, we point out that the novelty of our proposed framework relies on the way we combine well known techniques from access control theory and version control </w:t>
        </w:r>
      </w:ins>
      <w:ins w:id="20" w:author="Basheer Al-Duwairi" w:date="2019-11-25T23:06:00Z">
        <w:r w:rsidR="000350FC">
          <w:rPr>
            <w:rFonts w:asciiTheme="majorBidi" w:hAnsiTheme="majorBidi" w:cstheme="majorBidi"/>
            <w:sz w:val="24"/>
            <w:szCs w:val="24"/>
          </w:rPr>
          <w:t>mechanisms</w:t>
        </w:r>
      </w:ins>
      <w:ins w:id="21" w:author="Basheer Al-Duwairi" w:date="2019-11-25T23:11:00Z">
        <w:r w:rsidR="000350FC">
          <w:rPr>
            <w:rFonts w:asciiTheme="majorBidi" w:hAnsiTheme="majorBidi" w:cstheme="majorBidi"/>
            <w:sz w:val="24"/>
            <w:szCs w:val="24"/>
          </w:rPr>
          <w:t xml:space="preserve"> in addition to some OS based techniques (mainly the use of hard links) in order</w:t>
        </w:r>
      </w:ins>
      <w:ins w:id="22" w:author="Basheer Al-Duwairi" w:date="2019-11-25T23:06:00Z">
        <w:r w:rsidR="000350FC">
          <w:rPr>
            <w:rFonts w:asciiTheme="majorBidi" w:hAnsiTheme="majorBidi" w:cstheme="majorBidi"/>
            <w:sz w:val="24"/>
            <w:szCs w:val="24"/>
          </w:rPr>
          <w:t xml:space="preserve"> to achieve the desired self-healing version aware ransomware protection</w:t>
        </w:r>
      </w:ins>
      <w:ins w:id="23" w:author="Basheer Al-Duwairi" w:date="2019-11-25T23:08:00Z">
        <w:r w:rsidR="000350FC">
          <w:rPr>
            <w:rFonts w:asciiTheme="majorBidi" w:hAnsiTheme="majorBidi" w:cstheme="majorBidi"/>
            <w:sz w:val="24"/>
            <w:szCs w:val="24"/>
          </w:rPr>
          <w:t xml:space="preserve"> of XML documents</w:t>
        </w:r>
      </w:ins>
      <w:ins w:id="24" w:author="Basheer Al-Duwairi" w:date="2019-11-25T23:06:00Z">
        <w:r w:rsidR="000350FC">
          <w:rPr>
            <w:rFonts w:asciiTheme="majorBidi" w:hAnsiTheme="majorBidi" w:cstheme="majorBidi"/>
            <w:sz w:val="24"/>
            <w:szCs w:val="24"/>
          </w:rPr>
          <w:t xml:space="preserve">. </w:t>
        </w:r>
      </w:ins>
    </w:p>
    <w:p w14:paraId="477F9732" w14:textId="77777777" w:rsidR="000350FC" w:rsidRDefault="000350FC" w:rsidP="00417049">
      <w:pPr>
        <w:spacing w:after="0" w:line="480" w:lineRule="auto"/>
        <w:ind w:right="-360" w:firstLine="720"/>
        <w:rPr>
          <w:ins w:id="25" w:author="Basheer Al-Duwairi" w:date="2019-11-25T23:08:00Z"/>
          <w:rFonts w:asciiTheme="majorBidi" w:hAnsiTheme="majorBidi" w:cstheme="majorBidi"/>
          <w:sz w:val="24"/>
          <w:szCs w:val="24"/>
        </w:rPr>
      </w:pPr>
    </w:p>
    <w:p w14:paraId="035BFC0A" w14:textId="175B8BD0" w:rsidR="002300D7" w:rsidRDefault="000350FC" w:rsidP="00417049">
      <w:pPr>
        <w:spacing w:after="0" w:line="480" w:lineRule="auto"/>
        <w:ind w:right="-360" w:firstLine="720"/>
        <w:rPr>
          <w:rFonts w:asciiTheme="majorBidi" w:hAnsiTheme="majorBidi" w:cstheme="majorBidi"/>
          <w:sz w:val="24"/>
          <w:szCs w:val="24"/>
        </w:rPr>
      </w:pPr>
      <w:ins w:id="26" w:author="Basheer Al-Duwairi" w:date="2019-11-25T23:06:00Z">
        <w:r>
          <w:rPr>
            <w:rFonts w:asciiTheme="majorBidi" w:hAnsiTheme="majorBidi" w:cstheme="majorBidi"/>
            <w:sz w:val="24"/>
            <w:szCs w:val="24"/>
          </w:rPr>
          <w:t xml:space="preserve">Figure 4.1 depicts the overall framework </w:t>
        </w:r>
      </w:ins>
      <w:ins w:id="27" w:author="Basheer Al-Duwairi" w:date="2019-11-25T23:07:00Z">
        <w:r>
          <w:rPr>
            <w:rFonts w:asciiTheme="majorBidi" w:hAnsiTheme="majorBidi" w:cstheme="majorBidi"/>
            <w:sz w:val="24"/>
            <w:szCs w:val="24"/>
          </w:rPr>
          <w:t>architecture</w:t>
        </w:r>
      </w:ins>
      <w:ins w:id="28" w:author="Basheer Al-Duwairi" w:date="2019-11-25T23:06:00Z">
        <w:r>
          <w:rPr>
            <w:rFonts w:asciiTheme="majorBidi" w:hAnsiTheme="majorBidi" w:cstheme="majorBidi"/>
            <w:sz w:val="24"/>
            <w:szCs w:val="24"/>
          </w:rPr>
          <w:t>.</w:t>
        </w:r>
      </w:ins>
      <w:ins w:id="29" w:author="Basheer Al-Duwairi" w:date="2019-11-25T23:07:00Z">
        <w:r>
          <w:rPr>
            <w:rFonts w:asciiTheme="majorBidi" w:hAnsiTheme="majorBidi" w:cstheme="majorBidi"/>
            <w:sz w:val="24"/>
            <w:szCs w:val="24"/>
          </w:rPr>
          <w:t xml:space="preserve"> </w:t>
        </w:r>
      </w:ins>
      <w:ins w:id="30" w:author="Basheer Al-Duwairi" w:date="2019-11-25T23:08:00Z">
        <w:r>
          <w:rPr>
            <w:rFonts w:asciiTheme="majorBidi" w:hAnsiTheme="majorBidi" w:cstheme="majorBidi"/>
            <w:sz w:val="24"/>
            <w:szCs w:val="24"/>
          </w:rPr>
          <w:t xml:space="preserve"> In this framework, all XML documents in a predefined directory </w:t>
        </w:r>
        <w:r w:rsidR="0013108C">
          <w:rPr>
            <w:rFonts w:asciiTheme="majorBidi" w:hAnsiTheme="majorBidi" w:cstheme="majorBidi"/>
            <w:sz w:val="24"/>
            <w:szCs w:val="24"/>
          </w:rPr>
          <w:t xml:space="preserve"> goes through the version control module at the time of file closing in order to maintain the latest version of each document.  Access control module which is </w:t>
        </w:r>
      </w:ins>
      <w:ins w:id="31" w:author="Basheer Al-Duwairi" w:date="2019-11-25T23:30:00Z">
        <w:r w:rsidR="0013108C">
          <w:rPr>
            <w:rFonts w:asciiTheme="majorBidi" w:hAnsiTheme="majorBidi" w:cstheme="majorBidi"/>
            <w:sz w:val="24"/>
            <w:szCs w:val="24"/>
          </w:rPr>
          <w:t xml:space="preserve">activated by </w:t>
        </w:r>
      </w:ins>
      <w:del w:id="32" w:author="Basheer Al-Duwairi" w:date="2019-11-25T23:31:00Z">
        <w:r w:rsidR="0026658C" w:rsidRPr="003449BD" w:rsidDel="0013108C">
          <w:rPr>
            <w:rFonts w:asciiTheme="majorBidi" w:hAnsiTheme="majorBidi" w:cstheme="majorBidi"/>
            <w:sz w:val="24"/>
            <w:szCs w:val="24"/>
          </w:rPr>
          <w:delText xml:space="preserve">the second mechanism </w:delText>
        </w:r>
      </w:del>
      <w:r w:rsidR="0026658C" w:rsidRPr="003449BD">
        <w:rPr>
          <w:rFonts w:asciiTheme="majorBidi" w:hAnsiTheme="majorBidi" w:cstheme="majorBidi"/>
          <w:sz w:val="24"/>
          <w:szCs w:val="24"/>
        </w:rPr>
        <w:t>by invoking root daemon service to perform write protection for the taken version snapshot that is already pointed to the original file.</w:t>
      </w:r>
      <w:ins w:id="33" w:author="Basheer Al-Duwairi" w:date="2019-11-25T23:32:00Z">
        <w:r w:rsidR="0013108C">
          <w:rPr>
            <w:rFonts w:asciiTheme="majorBidi" w:hAnsiTheme="majorBidi" w:cstheme="majorBidi"/>
            <w:sz w:val="24"/>
            <w:szCs w:val="24"/>
          </w:rPr>
          <w:t xml:space="preserve"> The rest of this Chapter is organized as follows: I</w:t>
        </w:r>
      </w:ins>
      <w:del w:id="34" w:author="Basheer Al-Duwairi" w:date="2019-11-25T23:32:00Z">
        <w:r w:rsidR="0026658C" w:rsidRPr="003449BD" w:rsidDel="0013108C">
          <w:rPr>
            <w:rFonts w:asciiTheme="majorBidi" w:hAnsiTheme="majorBidi" w:cstheme="majorBidi"/>
            <w:sz w:val="24"/>
            <w:szCs w:val="24"/>
          </w:rPr>
          <w:delText xml:space="preserve"> </w:delText>
        </w:r>
      </w:del>
      <w:ins w:id="35" w:author="Basheer Al-Duwairi" w:date="2019-11-25T23:31:00Z">
        <w:r w:rsidR="0013108C">
          <w:rPr>
            <w:rFonts w:asciiTheme="majorBidi" w:hAnsiTheme="majorBidi" w:cstheme="majorBidi"/>
            <w:sz w:val="24"/>
            <w:szCs w:val="24"/>
          </w:rPr>
          <w:t>n Section 4.2</w:t>
        </w:r>
        <w:del w:id="36" w:author="Mahmoud Dwairi" w:date="2019-11-26T18:45:00Z">
          <w:r w:rsidR="0013108C" w:rsidDel="00E14580">
            <w:rPr>
              <w:rFonts w:asciiTheme="majorBidi" w:hAnsiTheme="majorBidi" w:cstheme="majorBidi"/>
              <w:sz w:val="24"/>
              <w:szCs w:val="24"/>
            </w:rPr>
            <w:delText>,  we</w:delText>
          </w:r>
        </w:del>
      </w:ins>
      <w:ins w:id="37" w:author="Mahmoud Dwairi" w:date="2019-11-26T18:45:00Z">
        <w:r w:rsidR="00E14580">
          <w:rPr>
            <w:rFonts w:asciiTheme="majorBidi" w:hAnsiTheme="majorBidi" w:cstheme="majorBidi"/>
            <w:sz w:val="24"/>
            <w:szCs w:val="24"/>
          </w:rPr>
          <w:t>, we</w:t>
        </w:r>
      </w:ins>
      <w:ins w:id="38" w:author="Basheer Al-Duwairi" w:date="2019-11-25T23:31:00Z">
        <w:r w:rsidR="0013108C">
          <w:rPr>
            <w:rFonts w:asciiTheme="majorBidi" w:hAnsiTheme="majorBidi" w:cstheme="majorBidi"/>
            <w:sz w:val="24"/>
            <w:szCs w:val="24"/>
          </w:rPr>
          <w:t xml:space="preserve"> describe the details of the proposed framework. In </w:t>
        </w:r>
      </w:ins>
      <w:ins w:id="39" w:author="Basheer Al-Duwairi" w:date="2019-11-25T23:33:00Z">
        <w:r w:rsidR="0013108C">
          <w:rPr>
            <w:rFonts w:asciiTheme="majorBidi" w:hAnsiTheme="majorBidi" w:cstheme="majorBidi"/>
            <w:sz w:val="24"/>
            <w:szCs w:val="24"/>
          </w:rPr>
          <w:t>Section 4.3, we illustrate the recovery process</w:t>
        </w:r>
        <w:r w:rsidR="00694FE2">
          <w:rPr>
            <w:rFonts w:asciiTheme="majorBidi" w:hAnsiTheme="majorBidi" w:cstheme="majorBidi"/>
            <w:sz w:val="24"/>
            <w:szCs w:val="24"/>
          </w:rPr>
          <w:t xml:space="preserve"> from ransomware attack. In Section 4.4. </w:t>
        </w:r>
        <w:del w:id="40" w:author="Mahmoud Dwairi" w:date="2019-11-26T18:45:00Z">
          <w:r w:rsidR="00694FE2" w:rsidDel="00E14580">
            <w:rPr>
              <w:rFonts w:asciiTheme="majorBidi" w:hAnsiTheme="majorBidi" w:cstheme="majorBidi"/>
              <w:sz w:val="24"/>
              <w:szCs w:val="24"/>
            </w:rPr>
            <w:delText>we</w:delText>
          </w:r>
        </w:del>
      </w:ins>
      <w:ins w:id="41" w:author="Mahmoud Dwairi" w:date="2019-11-26T18:45:00Z">
        <w:r w:rsidR="00E14580">
          <w:rPr>
            <w:rFonts w:asciiTheme="majorBidi" w:hAnsiTheme="majorBidi" w:cstheme="majorBidi"/>
            <w:sz w:val="24"/>
            <w:szCs w:val="24"/>
          </w:rPr>
          <w:t>We</w:t>
        </w:r>
      </w:ins>
      <w:ins w:id="42" w:author="Basheer Al-Duwairi" w:date="2019-11-25T23:33:00Z">
        <w:r w:rsidR="00694FE2">
          <w:rPr>
            <w:rFonts w:asciiTheme="majorBidi" w:hAnsiTheme="majorBidi" w:cstheme="majorBidi"/>
            <w:sz w:val="24"/>
            <w:szCs w:val="24"/>
          </w:rPr>
          <w:t xml:space="preserve"> discuss main limitations and highlight </w:t>
        </w:r>
      </w:ins>
      <w:ins w:id="43" w:author="Basheer Al-Duwairi" w:date="2019-11-25T23:34:00Z">
        <w:r w:rsidR="00694FE2">
          <w:rPr>
            <w:rFonts w:asciiTheme="majorBidi" w:hAnsiTheme="majorBidi" w:cstheme="majorBidi"/>
            <w:sz w:val="24"/>
            <w:szCs w:val="24"/>
          </w:rPr>
          <w:t>challenges</w:t>
        </w:r>
      </w:ins>
      <w:ins w:id="44" w:author="Basheer Al-Duwairi" w:date="2019-11-25T23:33:00Z">
        <w:r w:rsidR="00694FE2">
          <w:rPr>
            <w:rFonts w:asciiTheme="majorBidi" w:hAnsiTheme="majorBidi" w:cstheme="majorBidi"/>
            <w:sz w:val="24"/>
            <w:szCs w:val="24"/>
          </w:rPr>
          <w:t>.</w:t>
        </w:r>
      </w:ins>
      <w:ins w:id="45" w:author="Basheer Al-Duwairi" w:date="2019-11-25T23:34:00Z">
        <w:r w:rsidR="00694FE2">
          <w:rPr>
            <w:rFonts w:asciiTheme="majorBidi" w:hAnsiTheme="majorBidi" w:cstheme="majorBidi"/>
            <w:sz w:val="24"/>
            <w:szCs w:val="24"/>
          </w:rPr>
          <w:t xml:space="preserve"> </w:t>
        </w:r>
      </w:ins>
      <w:ins w:id="46" w:author="Mahmoud Dwairi" w:date="2019-11-26T18:45:00Z">
        <w:r w:rsidR="00E14580">
          <w:rPr>
            <w:rFonts w:asciiTheme="majorBidi" w:hAnsiTheme="majorBidi" w:cstheme="majorBidi"/>
            <w:sz w:val="24"/>
            <w:szCs w:val="24"/>
          </w:rPr>
          <w:t>W</w:t>
        </w:r>
      </w:ins>
      <w:del w:id="47" w:author="Basheer Al-Duwairi" w:date="2019-11-25T23:31:00Z">
        <w:r w:rsidR="002300D7" w:rsidDel="0013108C">
          <w:rPr>
            <w:rFonts w:asciiTheme="majorBidi" w:hAnsiTheme="majorBidi" w:cstheme="majorBidi"/>
            <w:sz w:val="24"/>
            <w:szCs w:val="24"/>
          </w:rPr>
          <w:delText>W</w:delText>
        </w:r>
      </w:del>
      <w:r w:rsidR="002300D7">
        <w:rPr>
          <w:rFonts w:asciiTheme="majorBidi" w:hAnsiTheme="majorBidi" w:cstheme="majorBidi"/>
          <w:sz w:val="24"/>
          <w:szCs w:val="24"/>
        </w:rPr>
        <w:t xml:space="preserve">e first </w:t>
      </w:r>
      <w:r w:rsidR="002300D7">
        <w:rPr>
          <w:rFonts w:asciiTheme="majorBidi" w:hAnsiTheme="majorBidi" w:cstheme="majorBidi"/>
          <w:sz w:val="24"/>
          <w:szCs w:val="24"/>
        </w:rPr>
        <w:lastRenderedPageBreak/>
        <w:t>d</w:t>
      </w:r>
      <w:r w:rsidR="00F046DA">
        <w:rPr>
          <w:rFonts w:asciiTheme="majorBidi" w:hAnsiTheme="majorBidi" w:cstheme="majorBidi"/>
          <w:sz w:val="24"/>
          <w:szCs w:val="24"/>
        </w:rPr>
        <w:t xml:space="preserve">escribe the version control stage in the proposed system. Then, we mention the need of adding links from the versioned copy to the original file, after that we describe the protection process for the copied version, </w:t>
      </w:r>
      <w:r w:rsidR="0024069F">
        <w:rPr>
          <w:rFonts w:asciiTheme="majorBidi" w:hAnsiTheme="majorBidi" w:cstheme="majorBidi"/>
          <w:sz w:val="24"/>
          <w:szCs w:val="24"/>
        </w:rPr>
        <w:t xml:space="preserve">then we describe how to recover original file in case of ransomware </w:t>
      </w:r>
      <w:r w:rsidR="00F046DA">
        <w:rPr>
          <w:rFonts w:asciiTheme="majorBidi" w:hAnsiTheme="majorBidi" w:cstheme="majorBidi"/>
          <w:sz w:val="24"/>
          <w:szCs w:val="24"/>
        </w:rPr>
        <w:t>attack that could be encrypt the original file or delete it, so we described how to recover and ho</w:t>
      </w:r>
      <w:r w:rsidR="00F46443">
        <w:rPr>
          <w:rFonts w:asciiTheme="majorBidi" w:hAnsiTheme="majorBidi" w:cstheme="majorBidi"/>
          <w:sz w:val="24"/>
          <w:szCs w:val="24"/>
        </w:rPr>
        <w:t xml:space="preserve">w the file will be self-healed. Finally, describing the implementation challenges </w:t>
      </w:r>
      <w:r w:rsidR="0024069F">
        <w:rPr>
          <w:rFonts w:asciiTheme="majorBidi" w:hAnsiTheme="majorBidi" w:cstheme="majorBidi"/>
          <w:sz w:val="24"/>
          <w:szCs w:val="24"/>
        </w:rPr>
        <w:t>and limitations.</w:t>
      </w:r>
      <w:r w:rsidR="00F046DA">
        <w:rPr>
          <w:rFonts w:asciiTheme="majorBidi" w:hAnsiTheme="majorBidi" w:cstheme="majorBidi"/>
          <w:sz w:val="24"/>
          <w:szCs w:val="24"/>
        </w:rPr>
        <w:t xml:space="preserve"> </w:t>
      </w:r>
      <w:r w:rsidR="00F046DA" w:rsidRPr="003449BD">
        <w:rPr>
          <w:rFonts w:asciiTheme="majorBidi" w:hAnsiTheme="majorBidi" w:cstheme="majorBidi"/>
          <w:sz w:val="24"/>
          <w:szCs w:val="24"/>
        </w:rPr>
        <w:t xml:space="preserve">The description of the </w:t>
      </w:r>
      <w:r w:rsidR="0024069F">
        <w:rPr>
          <w:rFonts w:asciiTheme="majorBidi" w:hAnsiTheme="majorBidi" w:cstheme="majorBidi"/>
          <w:sz w:val="24"/>
          <w:szCs w:val="24"/>
        </w:rPr>
        <w:t xml:space="preserve">framework </w:t>
      </w:r>
      <w:r w:rsidR="00F046DA" w:rsidRPr="003449BD">
        <w:rPr>
          <w:rFonts w:asciiTheme="majorBidi" w:hAnsiTheme="majorBidi" w:cstheme="majorBidi"/>
          <w:sz w:val="24"/>
          <w:szCs w:val="24"/>
        </w:rPr>
        <w:t xml:space="preserve">components are build up by first presenting a flowchart of the system process (Figure 4.1), the proposed system is consists of three parts, namely: Version Control System, Link version to the original file, and Version </w:t>
      </w:r>
      <w:r w:rsidR="0024069F" w:rsidRPr="003449BD">
        <w:rPr>
          <w:rFonts w:asciiTheme="majorBidi" w:hAnsiTheme="majorBidi" w:cstheme="majorBidi"/>
          <w:sz w:val="24"/>
          <w:szCs w:val="24"/>
        </w:rPr>
        <w:t>Protection.</w:t>
      </w:r>
      <w:r w:rsidR="0024069F">
        <w:rPr>
          <w:rFonts w:asciiTheme="majorBidi" w:hAnsiTheme="majorBidi" w:cstheme="majorBidi"/>
          <w:sz w:val="24"/>
          <w:szCs w:val="24"/>
        </w:rPr>
        <w:t xml:space="preserve"> The</w:t>
      </w:r>
      <w:r w:rsidR="00F568AC">
        <w:rPr>
          <w:rFonts w:asciiTheme="majorBidi" w:hAnsiTheme="majorBidi" w:cstheme="majorBidi"/>
          <w:sz w:val="24"/>
          <w:szCs w:val="24"/>
        </w:rPr>
        <w:t xml:space="preserve"> framework is created under Ubunt</w:t>
      </w:r>
      <w:r w:rsidR="00C21C00">
        <w:rPr>
          <w:rFonts w:asciiTheme="majorBidi" w:hAnsiTheme="majorBidi" w:cstheme="majorBidi"/>
          <w:sz w:val="24"/>
          <w:szCs w:val="24"/>
        </w:rPr>
        <w:t>u 18.0 Linux operating system.</w:t>
      </w:r>
      <w:r w:rsidR="00F568AC">
        <w:rPr>
          <w:rFonts w:asciiTheme="majorBidi" w:hAnsiTheme="majorBidi" w:cstheme="majorBidi"/>
          <w:sz w:val="24"/>
          <w:szCs w:val="24"/>
        </w:rPr>
        <w:t xml:space="preserve"> Our framework starts by </w:t>
      </w:r>
      <w:r w:rsidR="009C3488">
        <w:rPr>
          <w:rFonts w:asciiTheme="majorBidi" w:hAnsiTheme="majorBidi" w:cstheme="majorBidi"/>
          <w:sz w:val="24"/>
          <w:szCs w:val="24"/>
        </w:rPr>
        <w:t xml:space="preserve">calling a root daemon service that loops over the liber office documents in a predefined directory. </w:t>
      </w:r>
      <w:ins w:id="48" w:author="Basheer Al-Duwairi" w:date="2019-11-25T23:14:00Z">
        <w:r w:rsidR="009A2988">
          <w:rPr>
            <w:rFonts w:asciiTheme="majorBidi" w:hAnsiTheme="majorBidi" w:cstheme="majorBidi"/>
            <w:sz w:val="24"/>
            <w:szCs w:val="24"/>
          </w:rPr>
          <w:t>The</w:t>
        </w:r>
      </w:ins>
      <w:del w:id="49" w:author="Basheer Al-Duwairi" w:date="2019-11-25T23:14:00Z">
        <w:r w:rsidR="009C3488" w:rsidDel="009A2988">
          <w:rPr>
            <w:rFonts w:asciiTheme="majorBidi" w:hAnsiTheme="majorBidi" w:cstheme="majorBidi"/>
            <w:sz w:val="24"/>
            <w:szCs w:val="24"/>
          </w:rPr>
          <w:delText xml:space="preserve">It </w:delText>
        </w:r>
        <w:r w:rsidR="00C21C00" w:rsidDel="009A2988">
          <w:rPr>
            <w:rFonts w:asciiTheme="majorBidi" w:hAnsiTheme="majorBidi" w:cstheme="majorBidi"/>
            <w:sz w:val="24"/>
            <w:szCs w:val="24"/>
          </w:rPr>
          <w:delText>the</w:delText>
        </w:r>
      </w:del>
      <w:r w:rsidR="009C3488">
        <w:rPr>
          <w:rFonts w:asciiTheme="majorBidi" w:hAnsiTheme="majorBidi" w:cstheme="majorBidi"/>
          <w:sz w:val="24"/>
          <w:szCs w:val="24"/>
        </w:rPr>
        <w:t xml:space="preserve"> process starts by chang</w:t>
      </w:r>
      <w:ins w:id="50" w:author="Basheer Al-Duwairi" w:date="2019-11-25T23:14:00Z">
        <w:r w:rsidR="009A2988">
          <w:rPr>
            <w:rFonts w:asciiTheme="majorBidi" w:hAnsiTheme="majorBidi" w:cstheme="majorBidi"/>
            <w:sz w:val="24"/>
            <w:szCs w:val="24"/>
          </w:rPr>
          <w:t>ing the</w:t>
        </w:r>
      </w:ins>
      <w:del w:id="51" w:author="Basheer Al-Duwairi" w:date="2019-11-25T23:14:00Z">
        <w:r w:rsidR="009C3488" w:rsidDel="009A2988">
          <w:rPr>
            <w:rFonts w:asciiTheme="majorBidi" w:hAnsiTheme="majorBidi" w:cstheme="majorBidi"/>
            <w:sz w:val="24"/>
            <w:szCs w:val="24"/>
          </w:rPr>
          <w:delText>e</w:delText>
        </w:r>
      </w:del>
      <w:r w:rsidR="009C3488">
        <w:rPr>
          <w:rFonts w:asciiTheme="majorBidi" w:hAnsiTheme="majorBidi" w:cstheme="majorBidi"/>
          <w:sz w:val="24"/>
          <w:szCs w:val="24"/>
        </w:rPr>
        <w:t xml:space="preserve"> (.odt) file extension to (.zip), then extract</w:t>
      </w:r>
      <w:ins w:id="52" w:author="Basheer Al-Duwairi" w:date="2019-11-25T23:15:00Z">
        <w:r w:rsidR="009A2988">
          <w:rPr>
            <w:rFonts w:asciiTheme="majorBidi" w:hAnsiTheme="majorBidi" w:cstheme="majorBidi"/>
            <w:sz w:val="24"/>
            <w:szCs w:val="24"/>
          </w:rPr>
          <w:t>ing</w:t>
        </w:r>
      </w:ins>
      <w:r w:rsidR="009C3488">
        <w:rPr>
          <w:rFonts w:asciiTheme="majorBidi" w:hAnsiTheme="majorBidi" w:cstheme="majorBidi"/>
          <w:sz w:val="24"/>
          <w:szCs w:val="24"/>
        </w:rPr>
        <w:t xml:space="preserve"> the document archive</w:t>
      </w:r>
      <w:ins w:id="53" w:author="Basheer Al-Duwairi" w:date="2019-11-25T23:15:00Z">
        <w:r w:rsidR="009A2988">
          <w:rPr>
            <w:rFonts w:asciiTheme="majorBidi" w:hAnsiTheme="majorBidi" w:cstheme="majorBidi"/>
            <w:sz w:val="24"/>
            <w:szCs w:val="24"/>
          </w:rPr>
          <w:t>.</w:t>
        </w:r>
      </w:ins>
      <w:del w:id="54" w:author="Basheer Al-Duwairi" w:date="2019-11-25T23:15:00Z">
        <w:r w:rsidR="009C3488" w:rsidDel="009A2988">
          <w:rPr>
            <w:rFonts w:asciiTheme="majorBidi" w:hAnsiTheme="majorBidi" w:cstheme="majorBidi"/>
            <w:sz w:val="24"/>
            <w:szCs w:val="24"/>
          </w:rPr>
          <w:delText>,</w:delText>
        </w:r>
      </w:del>
      <w:r w:rsidR="009C3488">
        <w:rPr>
          <w:rFonts w:asciiTheme="majorBidi" w:hAnsiTheme="majorBidi" w:cstheme="majorBidi"/>
          <w:sz w:val="24"/>
          <w:szCs w:val="24"/>
        </w:rPr>
        <w:t xml:space="preserve"> </w:t>
      </w:r>
      <w:ins w:id="55" w:author="Basheer Al-Duwairi" w:date="2019-11-25T23:15:00Z">
        <w:r w:rsidR="009A2988">
          <w:rPr>
            <w:rFonts w:asciiTheme="majorBidi" w:hAnsiTheme="majorBidi" w:cstheme="majorBidi"/>
            <w:sz w:val="24"/>
            <w:szCs w:val="24"/>
          </w:rPr>
          <w:t>A</w:t>
        </w:r>
      </w:ins>
      <w:del w:id="56" w:author="Basheer Al-Duwairi" w:date="2019-11-25T23:15:00Z">
        <w:r w:rsidR="009C3488" w:rsidDel="009A2988">
          <w:rPr>
            <w:rFonts w:asciiTheme="majorBidi" w:hAnsiTheme="majorBidi" w:cstheme="majorBidi"/>
            <w:sz w:val="24"/>
            <w:szCs w:val="24"/>
          </w:rPr>
          <w:delText>a</w:delText>
        </w:r>
      </w:del>
      <w:r w:rsidR="009C3488">
        <w:rPr>
          <w:rFonts w:asciiTheme="majorBidi" w:hAnsiTheme="majorBidi" w:cstheme="majorBidi"/>
          <w:sz w:val="24"/>
          <w:szCs w:val="24"/>
        </w:rPr>
        <w:t>fter that</w:t>
      </w:r>
      <w:ins w:id="57" w:author="Basheer Al-Duwairi" w:date="2019-11-25T23:15:00Z">
        <w:r w:rsidR="009A2988">
          <w:rPr>
            <w:rFonts w:asciiTheme="majorBidi" w:hAnsiTheme="majorBidi" w:cstheme="majorBidi"/>
            <w:sz w:val="24"/>
            <w:szCs w:val="24"/>
          </w:rPr>
          <w:t>,</w:t>
        </w:r>
      </w:ins>
      <w:r w:rsidR="009C3488">
        <w:rPr>
          <w:rFonts w:asciiTheme="majorBidi" w:hAnsiTheme="majorBidi" w:cstheme="majorBidi"/>
          <w:sz w:val="24"/>
          <w:szCs w:val="24"/>
        </w:rPr>
        <w:t xml:space="preserve"> it will take a snapshot of the metadata of the file and adding new xml file to the file archive that contains the abs</w:t>
      </w:r>
      <w:r w:rsidR="0024069F">
        <w:rPr>
          <w:rFonts w:asciiTheme="majorBidi" w:hAnsiTheme="majorBidi" w:cstheme="majorBidi"/>
          <w:sz w:val="24"/>
          <w:szCs w:val="24"/>
        </w:rPr>
        <w:t>olute URL of the original file.</w:t>
      </w:r>
      <w:r w:rsidR="00C21C00" w:rsidRPr="00C21C00">
        <w:rPr>
          <w:rFonts w:asciiTheme="majorBidi" w:hAnsiTheme="majorBidi" w:cstheme="majorBidi"/>
          <w:sz w:val="24"/>
          <w:szCs w:val="24"/>
        </w:rPr>
        <w:t xml:space="preserve"> </w:t>
      </w:r>
      <w:r w:rsidR="00C21C00">
        <w:rPr>
          <w:rFonts w:asciiTheme="majorBidi" w:hAnsiTheme="majorBidi" w:cstheme="majorBidi"/>
          <w:sz w:val="24"/>
          <w:szCs w:val="24"/>
        </w:rPr>
        <w:t>Then, recompress the version and change the extension to (.odt), and finally perform the write protection. The steps above are performed in the following sections.</w:t>
      </w:r>
    </w:p>
    <w:p w14:paraId="7AE0C5D9" w14:textId="77777777" w:rsidR="00921103" w:rsidRDefault="00921103" w:rsidP="00417049">
      <w:pPr>
        <w:spacing w:after="0" w:line="480" w:lineRule="auto"/>
        <w:ind w:right="-360" w:firstLine="720"/>
        <w:rPr>
          <w:rFonts w:asciiTheme="majorBidi" w:hAnsiTheme="majorBidi" w:cstheme="majorBidi"/>
          <w:sz w:val="24"/>
          <w:szCs w:val="24"/>
        </w:rPr>
      </w:pPr>
    </w:p>
    <w:p w14:paraId="1C131B35" w14:textId="77777777" w:rsidR="00921103" w:rsidRPr="003449BD" w:rsidRDefault="00921103" w:rsidP="00E14580">
      <w:pPr>
        <w:spacing w:after="0" w:line="480" w:lineRule="auto"/>
        <w:ind w:right="-360" w:firstLine="720"/>
        <w:rPr>
          <w:rFonts w:asciiTheme="majorBidi" w:hAnsiTheme="majorBidi" w:cstheme="majorBidi"/>
          <w:sz w:val="24"/>
          <w:szCs w:val="24"/>
        </w:rPr>
      </w:pPr>
      <w:r w:rsidRPr="00921103">
        <w:rPr>
          <w:rFonts w:asciiTheme="majorBidi" w:hAnsiTheme="majorBidi" w:cstheme="majorBidi"/>
          <w:noProof/>
          <w:sz w:val="24"/>
          <w:szCs w:val="24"/>
        </w:rPr>
        <w:lastRenderedPageBreak/>
        <mc:AlternateContent>
          <mc:Choice Requires="wpg">
            <w:drawing>
              <wp:inline distT="0" distB="0" distL="0" distR="0" wp14:anchorId="223AF8DF" wp14:editId="10B904D9">
                <wp:extent cx="5486400" cy="4179745"/>
                <wp:effectExtent l="0" t="0" r="76200" b="0"/>
                <wp:docPr id="4" name="Group 57"/>
                <wp:cNvGraphicFramePr/>
                <a:graphic xmlns:a="http://schemas.openxmlformats.org/drawingml/2006/main">
                  <a:graphicData uri="http://schemas.microsoft.com/office/word/2010/wordprocessingGroup">
                    <wpg:wgp>
                      <wpg:cNvGrpSpPr/>
                      <wpg:grpSpPr>
                        <a:xfrm>
                          <a:off x="0" y="0"/>
                          <a:ext cx="5486400" cy="4179745"/>
                          <a:chOff x="0" y="0"/>
                          <a:chExt cx="7881490" cy="6011537"/>
                        </a:xfrm>
                      </wpg:grpSpPr>
                      <wps:wsp>
                        <wps:cNvPr id="5" name="Folded Corner 5"/>
                        <wps:cNvSpPr/>
                        <wps:spPr>
                          <a:xfrm>
                            <a:off x="1536411" y="0"/>
                            <a:ext cx="689818" cy="721276"/>
                          </a:xfrm>
                          <a:prstGeom prst="foldedCorner">
                            <a:avLst/>
                          </a:prstGeom>
                        </wps:spPr>
                        <wps:style>
                          <a:lnRef idx="1">
                            <a:schemeClr val="accent1"/>
                          </a:lnRef>
                          <a:fillRef idx="3">
                            <a:schemeClr val="accent1"/>
                          </a:fillRef>
                          <a:effectRef idx="2">
                            <a:schemeClr val="accent1"/>
                          </a:effectRef>
                          <a:fontRef idx="minor">
                            <a:schemeClr val="lt1"/>
                          </a:fontRef>
                        </wps:style>
                        <wps:txbx>
                          <w:txbxContent>
                            <w:p w14:paraId="00AD586F"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Folded Corner 6"/>
                        <wps:cNvSpPr/>
                        <wps:spPr>
                          <a:xfrm>
                            <a:off x="7191672" y="0"/>
                            <a:ext cx="689818" cy="721276"/>
                          </a:xfrm>
                          <a:prstGeom prst="foldedCorner">
                            <a:avLst/>
                          </a:prstGeom>
                        </wps:spPr>
                        <wps:style>
                          <a:lnRef idx="1">
                            <a:schemeClr val="accent1"/>
                          </a:lnRef>
                          <a:fillRef idx="3">
                            <a:schemeClr val="accent1"/>
                          </a:fillRef>
                          <a:effectRef idx="2">
                            <a:schemeClr val="accent1"/>
                          </a:effectRef>
                          <a:fontRef idx="minor">
                            <a:schemeClr val="lt1"/>
                          </a:fontRef>
                        </wps:style>
                        <wps:txbx>
                          <w:txbxContent>
                            <w:p w14:paraId="78DCCAA5"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Folded Corner 7"/>
                        <wps:cNvSpPr/>
                        <wps:spPr>
                          <a:xfrm>
                            <a:off x="4004729" y="0"/>
                            <a:ext cx="689818" cy="721276"/>
                          </a:xfrm>
                          <a:prstGeom prst="foldedCorner">
                            <a:avLst/>
                          </a:prstGeom>
                        </wps:spPr>
                        <wps:style>
                          <a:lnRef idx="1">
                            <a:schemeClr val="accent1"/>
                          </a:lnRef>
                          <a:fillRef idx="3">
                            <a:schemeClr val="accent1"/>
                          </a:fillRef>
                          <a:effectRef idx="2">
                            <a:schemeClr val="accent1"/>
                          </a:effectRef>
                          <a:fontRef idx="minor">
                            <a:schemeClr val="lt1"/>
                          </a:fontRef>
                        </wps:style>
                        <wps:txbx>
                          <w:txbxContent>
                            <w:p w14:paraId="2B1AF91B"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Folded Corner 8"/>
                        <wps:cNvSpPr/>
                        <wps:spPr>
                          <a:xfrm>
                            <a:off x="2808849" y="0"/>
                            <a:ext cx="689818" cy="721276"/>
                          </a:xfrm>
                          <a:prstGeom prst="foldedCorner">
                            <a:avLst/>
                          </a:prstGeom>
                        </wps:spPr>
                        <wps:style>
                          <a:lnRef idx="1">
                            <a:schemeClr val="accent1"/>
                          </a:lnRef>
                          <a:fillRef idx="3">
                            <a:schemeClr val="accent1"/>
                          </a:fillRef>
                          <a:effectRef idx="2">
                            <a:schemeClr val="accent1"/>
                          </a:effectRef>
                          <a:fontRef idx="minor">
                            <a:schemeClr val="lt1"/>
                          </a:fontRef>
                        </wps:style>
                        <wps:txbx>
                          <w:txbxContent>
                            <w:p w14:paraId="79CB152C"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4985498" y="360638"/>
                            <a:ext cx="1928354" cy="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12" name="Straight Arrow Connector 12"/>
                        <wps:cNvCnPr>
                          <a:stCxn id="4294967295" idx="2"/>
                        </wps:cNvCnPr>
                        <wps:spPr>
                          <a:xfrm flipH="1">
                            <a:off x="6600298" y="721276"/>
                            <a:ext cx="936283" cy="130143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3" name="Straight Arrow Connector 13"/>
                        <wps:cNvCnPr/>
                        <wps:spPr>
                          <a:xfrm>
                            <a:off x="3158135" y="721276"/>
                            <a:ext cx="729927" cy="130143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4" name="Straight Arrow Connector 14"/>
                        <wps:cNvCnPr/>
                        <wps:spPr>
                          <a:xfrm>
                            <a:off x="1836836" y="721276"/>
                            <a:ext cx="972013" cy="130143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 name="Straight Arrow Connector 15"/>
                        <wps:cNvCnPr/>
                        <wps:spPr>
                          <a:xfrm>
                            <a:off x="4434951" y="721276"/>
                            <a:ext cx="259596" cy="130143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7" name="Rectangle 17"/>
                        <wps:cNvSpPr/>
                        <wps:spPr>
                          <a:xfrm>
                            <a:off x="2226229" y="2022708"/>
                            <a:ext cx="4687623" cy="9564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54C05E1" w14:textId="77777777" w:rsidR="0013108C" w:rsidRDefault="0013108C" w:rsidP="00921103">
                              <w:pPr>
                                <w:pStyle w:val="NormalWeb"/>
                                <w:spacing w:before="0" w:beforeAutospacing="0" w:after="0" w:afterAutospacing="0"/>
                                <w:jc w:val="center"/>
                              </w:pPr>
                              <w:r>
                                <w:rPr>
                                  <w:rFonts w:asciiTheme="minorHAnsi" w:hAnsi="Calibri" w:cstheme="minorBidi"/>
                                  <w:color w:val="FFFFFF" w:themeColor="light1"/>
                                  <w:kern w:val="24"/>
                                  <w:sz w:val="36"/>
                                  <w:szCs w:val="36"/>
                                </w:rPr>
                                <w:t>Version Control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0" y="34837"/>
                            <a:ext cx="1277093" cy="666703"/>
                          </a:xfrm>
                          <a:prstGeom prst="rect">
                            <a:avLst/>
                          </a:prstGeom>
                          <a:noFill/>
                        </wps:spPr>
                        <wps:txbx>
                          <w:txbxContent>
                            <w:p w14:paraId="714EE5FF" w14:textId="77777777" w:rsidR="0013108C" w:rsidRPr="00921103" w:rsidRDefault="0013108C" w:rsidP="00921103">
                              <w:pPr>
                                <w:pStyle w:val="NormalWeb"/>
                                <w:spacing w:before="0" w:beforeAutospacing="0" w:after="0" w:afterAutospacing="0"/>
                                <w:rPr>
                                  <w:sz w:val="14"/>
                                </w:rPr>
                              </w:pPr>
                              <w:r w:rsidRPr="00921103">
                                <w:rPr>
                                  <w:rFonts w:asciiTheme="minorHAnsi" w:hAnsi="Calibri" w:cstheme="minorBidi"/>
                                  <w:color w:val="000000" w:themeColor="text1"/>
                                  <w:kern w:val="24"/>
                                  <w:sz w:val="24"/>
                                  <w:szCs w:val="36"/>
                                </w:rPr>
                                <w:t xml:space="preserve">XML </w:t>
                              </w:r>
                            </w:p>
                            <w:p w14:paraId="7ADA57CD" w14:textId="77777777" w:rsidR="0013108C" w:rsidRDefault="0013108C" w:rsidP="00921103">
                              <w:pPr>
                                <w:pStyle w:val="NormalWeb"/>
                                <w:spacing w:before="0" w:beforeAutospacing="0" w:after="0" w:afterAutospacing="0"/>
                              </w:pPr>
                              <w:r w:rsidRPr="00921103">
                                <w:rPr>
                                  <w:rFonts w:asciiTheme="minorHAnsi" w:hAnsi="Calibri" w:cstheme="minorBidi"/>
                                  <w:color w:val="000000" w:themeColor="text1"/>
                                  <w:kern w:val="24"/>
                                  <w:sz w:val="24"/>
                                  <w:szCs w:val="36"/>
                                </w:rPr>
                                <w:t xml:space="preserve">Documents </w:t>
                              </w:r>
                            </w:p>
                          </w:txbxContent>
                        </wps:txbx>
                        <wps:bodyPr wrap="none" rtlCol="0">
                          <a:spAutoFit/>
                        </wps:bodyPr>
                      </wps:wsp>
                      <wps:wsp>
                        <wps:cNvPr id="19" name="Left Brace 19"/>
                        <wps:cNvSpPr/>
                        <wps:spPr>
                          <a:xfrm>
                            <a:off x="1050404" y="0"/>
                            <a:ext cx="329231" cy="721276"/>
                          </a:xfrm>
                          <a:prstGeom prst="leftBrace">
                            <a:avLst/>
                          </a:prstGeom>
                        </wps:spPr>
                        <wps:style>
                          <a:lnRef idx="2">
                            <a:schemeClr val="accent1"/>
                          </a:lnRef>
                          <a:fillRef idx="0">
                            <a:schemeClr val="accent1"/>
                          </a:fillRef>
                          <a:effectRef idx="1">
                            <a:schemeClr val="accent1"/>
                          </a:effectRef>
                          <a:fontRef idx="minor">
                            <a:schemeClr val="tx1"/>
                          </a:fontRef>
                        </wps:style>
                        <wps:txbx>
                          <w:txbxContent>
                            <w:p w14:paraId="07892B08"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461217" y="2838063"/>
                            <a:ext cx="1178374" cy="100351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1E9475B" w14:textId="77777777" w:rsidR="0013108C" w:rsidRPr="004828EB" w:rsidRDefault="0013108C" w:rsidP="00921103">
                              <w:pPr>
                                <w:pStyle w:val="NormalWeb"/>
                                <w:spacing w:before="0" w:beforeAutospacing="0" w:after="0" w:afterAutospacing="0"/>
                                <w:jc w:val="center"/>
                                <w:rPr>
                                  <w:sz w:val="14"/>
                                </w:rPr>
                              </w:pPr>
                              <w:r w:rsidRPr="004828EB">
                                <w:rPr>
                                  <w:rFonts w:asciiTheme="minorHAnsi" w:hAnsi="Calibri" w:cstheme="minorBidi"/>
                                  <w:color w:val="FFFFFF" w:themeColor="light1"/>
                                  <w:kern w:val="24"/>
                                  <w:sz w:val="24"/>
                                  <w:szCs w:val="36"/>
                                </w:rPr>
                                <w:t xml:space="preserve">Root Daemon Service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26229" y="3700458"/>
                            <a:ext cx="4687623" cy="84671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1E75576" w14:textId="77777777" w:rsidR="0013108C" w:rsidRDefault="0013108C" w:rsidP="00921103">
                              <w:pPr>
                                <w:pStyle w:val="NormalWeb"/>
                                <w:spacing w:before="0" w:beforeAutospacing="0" w:after="0" w:afterAutospacing="0"/>
                                <w:jc w:val="center"/>
                              </w:pPr>
                              <w:r>
                                <w:rPr>
                                  <w:rFonts w:asciiTheme="minorHAnsi" w:hAnsi="Calibri" w:cstheme="minorBidi"/>
                                  <w:color w:val="FFFFFF" w:themeColor="light1"/>
                                  <w:kern w:val="24"/>
                                  <w:sz w:val="36"/>
                                  <w:szCs w:val="36"/>
                                </w:rPr>
                                <w:t>Access Control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ight Arrow 22"/>
                        <wps:cNvSpPr/>
                        <wps:spPr>
                          <a:xfrm rot="20026476">
                            <a:off x="1531405" y="2490548"/>
                            <a:ext cx="877050" cy="470398"/>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043ECEFC"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rot="1118330">
                            <a:off x="1538029" y="3606377"/>
                            <a:ext cx="877050" cy="470398"/>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60BD41FA"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olded Corner 25"/>
                        <wps:cNvSpPr/>
                        <wps:spPr>
                          <a:xfrm>
                            <a:off x="1751522" y="5028851"/>
                            <a:ext cx="689818" cy="721276"/>
                          </a:xfrm>
                          <a:prstGeom prst="foldedCorner">
                            <a:avLst/>
                          </a:prstGeom>
                          <a:pattFill prst="horzBrick">
                            <a:fgClr>
                              <a:prstClr val="black"/>
                            </a:fgClr>
                            <a:bgClr>
                              <a:prstClr val="white"/>
                            </a:bgClr>
                          </a:pattFill>
                        </wps:spPr>
                        <wps:style>
                          <a:lnRef idx="1">
                            <a:schemeClr val="accent1"/>
                          </a:lnRef>
                          <a:fillRef idx="3">
                            <a:schemeClr val="accent1"/>
                          </a:fillRef>
                          <a:effectRef idx="2">
                            <a:schemeClr val="accent1"/>
                          </a:effectRef>
                          <a:fontRef idx="minor">
                            <a:schemeClr val="lt1"/>
                          </a:fontRef>
                        </wps:style>
                        <wps:txbx>
                          <w:txbxContent>
                            <w:p w14:paraId="248B53E8"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6427844" y="2979183"/>
                            <a:ext cx="15678" cy="721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8" name="Straight Arrow Connector 28"/>
                        <wps:cNvCnPr/>
                        <wps:spPr>
                          <a:xfrm>
                            <a:off x="3319289" y="2923345"/>
                            <a:ext cx="15678" cy="721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a:off x="3753887" y="2939024"/>
                            <a:ext cx="15678" cy="721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0" name="Straight Arrow Connector 30"/>
                        <wps:cNvCnPr/>
                        <wps:spPr>
                          <a:xfrm>
                            <a:off x="2827074" y="2923345"/>
                            <a:ext cx="15678" cy="721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wps:spPr>
                          <a:xfrm>
                            <a:off x="4173721" y="3427120"/>
                            <a:ext cx="1928354" cy="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224" name="Straight Arrow Connector 224"/>
                        <wps:cNvCnPr/>
                        <wps:spPr>
                          <a:xfrm flipH="1">
                            <a:off x="2226229" y="4547174"/>
                            <a:ext cx="241021" cy="452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25" name="Straight Arrow Connector 225"/>
                        <wps:cNvCnPr/>
                        <wps:spPr>
                          <a:xfrm flipH="1">
                            <a:off x="3076850" y="4527096"/>
                            <a:ext cx="43603" cy="5017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26" name="Straight Arrow Connector 226"/>
                        <wps:cNvCnPr/>
                        <wps:spPr>
                          <a:xfrm flipH="1">
                            <a:off x="4173721" y="4527096"/>
                            <a:ext cx="1" cy="452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27" name="Straight Arrow Connector 227"/>
                        <wps:cNvCnPr/>
                        <wps:spPr>
                          <a:xfrm>
                            <a:off x="6600299" y="4527096"/>
                            <a:ext cx="591373" cy="5017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29" name="Straight Arrow Connector 229"/>
                        <wps:cNvCnPr/>
                        <wps:spPr>
                          <a:xfrm flipH="1">
                            <a:off x="5311481" y="4527096"/>
                            <a:ext cx="1" cy="452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30" name="Folded Corner 230"/>
                        <wps:cNvSpPr/>
                        <wps:spPr>
                          <a:xfrm>
                            <a:off x="3828813" y="5011254"/>
                            <a:ext cx="689818" cy="721276"/>
                          </a:xfrm>
                          <a:prstGeom prst="foldedCorner">
                            <a:avLst/>
                          </a:prstGeom>
                          <a:pattFill prst="horzBrick">
                            <a:fgClr>
                              <a:prstClr val="black"/>
                            </a:fgClr>
                            <a:bgClr>
                              <a:prstClr val="white"/>
                            </a:bgClr>
                          </a:pattFill>
                        </wps:spPr>
                        <wps:style>
                          <a:lnRef idx="1">
                            <a:schemeClr val="accent1"/>
                          </a:lnRef>
                          <a:fillRef idx="3">
                            <a:schemeClr val="accent1"/>
                          </a:fillRef>
                          <a:effectRef idx="2">
                            <a:schemeClr val="accent1"/>
                          </a:effectRef>
                          <a:fontRef idx="minor">
                            <a:schemeClr val="lt1"/>
                          </a:fontRef>
                        </wps:style>
                        <wps:txbx>
                          <w:txbxContent>
                            <w:p w14:paraId="074F0A02"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Folded Corner 232"/>
                        <wps:cNvSpPr/>
                        <wps:spPr>
                          <a:xfrm>
                            <a:off x="2704963" y="5028851"/>
                            <a:ext cx="689818" cy="721276"/>
                          </a:xfrm>
                          <a:prstGeom prst="foldedCorner">
                            <a:avLst/>
                          </a:prstGeom>
                          <a:pattFill prst="horzBrick">
                            <a:fgClr>
                              <a:prstClr val="black"/>
                            </a:fgClr>
                            <a:bgClr>
                              <a:prstClr val="white"/>
                            </a:bgClr>
                          </a:pattFill>
                        </wps:spPr>
                        <wps:style>
                          <a:lnRef idx="1">
                            <a:schemeClr val="accent1"/>
                          </a:lnRef>
                          <a:fillRef idx="3">
                            <a:schemeClr val="accent1"/>
                          </a:fillRef>
                          <a:effectRef idx="2">
                            <a:schemeClr val="accent1"/>
                          </a:effectRef>
                          <a:fontRef idx="minor">
                            <a:schemeClr val="lt1"/>
                          </a:fontRef>
                        </wps:style>
                        <wps:txbx>
                          <w:txbxContent>
                            <w:p w14:paraId="688F49F6"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Folded Corner 233"/>
                        <wps:cNvSpPr/>
                        <wps:spPr>
                          <a:xfrm>
                            <a:off x="4966573" y="5011254"/>
                            <a:ext cx="689818" cy="721276"/>
                          </a:xfrm>
                          <a:prstGeom prst="foldedCorner">
                            <a:avLst/>
                          </a:prstGeom>
                          <a:pattFill prst="horzBrick">
                            <a:fgClr>
                              <a:prstClr val="black"/>
                            </a:fgClr>
                            <a:bgClr>
                              <a:prstClr val="white"/>
                            </a:bgClr>
                          </a:pattFill>
                        </wps:spPr>
                        <wps:style>
                          <a:lnRef idx="1">
                            <a:schemeClr val="accent1"/>
                          </a:lnRef>
                          <a:fillRef idx="3">
                            <a:schemeClr val="accent1"/>
                          </a:fillRef>
                          <a:effectRef idx="2">
                            <a:schemeClr val="accent1"/>
                          </a:effectRef>
                          <a:fontRef idx="minor">
                            <a:schemeClr val="lt1"/>
                          </a:fontRef>
                        </wps:style>
                        <wps:txbx>
                          <w:txbxContent>
                            <w:p w14:paraId="36490834"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Folded Corner 234"/>
                        <wps:cNvSpPr/>
                        <wps:spPr>
                          <a:xfrm>
                            <a:off x="6846763" y="5028851"/>
                            <a:ext cx="689818" cy="721276"/>
                          </a:xfrm>
                          <a:prstGeom prst="foldedCorner">
                            <a:avLst/>
                          </a:prstGeom>
                          <a:pattFill prst="horzBrick">
                            <a:fgClr>
                              <a:prstClr val="black"/>
                            </a:fgClr>
                            <a:bgClr>
                              <a:prstClr val="white"/>
                            </a:bgClr>
                          </a:pattFill>
                        </wps:spPr>
                        <wps:style>
                          <a:lnRef idx="1">
                            <a:schemeClr val="accent1"/>
                          </a:lnRef>
                          <a:fillRef idx="3">
                            <a:schemeClr val="accent1"/>
                          </a:fillRef>
                          <a:effectRef idx="2">
                            <a:schemeClr val="accent1"/>
                          </a:effectRef>
                          <a:fontRef idx="minor">
                            <a:schemeClr val="lt1"/>
                          </a:fontRef>
                        </wps:style>
                        <wps:txbx>
                          <w:txbxContent>
                            <w:p w14:paraId="00D01B2F"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Text Box 235"/>
                        <wps:cNvSpPr txBox="1"/>
                        <wps:spPr>
                          <a:xfrm>
                            <a:off x="98796" y="4809645"/>
                            <a:ext cx="1536161" cy="1201892"/>
                          </a:xfrm>
                          <a:prstGeom prst="rect">
                            <a:avLst/>
                          </a:prstGeom>
                          <a:noFill/>
                        </wps:spPr>
                        <wps:txbx>
                          <w:txbxContent>
                            <w:p w14:paraId="4B073535" w14:textId="77777777" w:rsidR="0013108C" w:rsidRPr="004828EB" w:rsidRDefault="0013108C" w:rsidP="00921103">
                              <w:pPr>
                                <w:pStyle w:val="NormalWeb"/>
                                <w:spacing w:before="0" w:beforeAutospacing="0" w:after="0" w:afterAutospacing="0"/>
                                <w:rPr>
                                  <w:sz w:val="24"/>
                                  <w:szCs w:val="24"/>
                                </w:rPr>
                              </w:pPr>
                              <w:r w:rsidRPr="004828EB">
                                <w:rPr>
                                  <w:rFonts w:asciiTheme="minorHAnsi" w:hAnsi="Calibri" w:cstheme="minorBidi"/>
                                  <w:color w:val="000000" w:themeColor="text1"/>
                                  <w:kern w:val="24"/>
                                  <w:sz w:val="24"/>
                                  <w:szCs w:val="24"/>
                                </w:rPr>
                                <w:t xml:space="preserve">Protected versions of the XML documents </w:t>
                              </w:r>
                            </w:p>
                          </w:txbxContent>
                        </wps:txbx>
                        <wps:bodyPr wrap="square" rtlCol="0">
                          <a:spAutoFit/>
                        </wps:bodyPr>
                      </wps:wsp>
                      <wps:wsp>
                        <wps:cNvPr id="236" name="Left Brace 236"/>
                        <wps:cNvSpPr/>
                        <wps:spPr>
                          <a:xfrm>
                            <a:off x="1255422" y="4810956"/>
                            <a:ext cx="384169" cy="1084690"/>
                          </a:xfrm>
                          <a:prstGeom prst="leftBrace">
                            <a:avLst/>
                          </a:prstGeom>
                        </wps:spPr>
                        <wps:style>
                          <a:lnRef idx="2">
                            <a:schemeClr val="accent1"/>
                          </a:lnRef>
                          <a:fillRef idx="0">
                            <a:schemeClr val="accent1"/>
                          </a:fillRef>
                          <a:effectRef idx="1">
                            <a:schemeClr val="accent1"/>
                          </a:effectRef>
                          <a:fontRef idx="minor">
                            <a:schemeClr val="tx1"/>
                          </a:fontRef>
                        </wps:style>
                        <wps:txbx>
                          <w:txbxContent>
                            <w:p w14:paraId="4DA964F8" w14:textId="77777777" w:rsidR="0013108C" w:rsidRDefault="0013108C" w:rsidP="0092110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3AF8DF" id="Group 57" o:spid="_x0000_s1026" style="width:6in;height:329.1pt;mso-position-horizontal-relative:char;mso-position-vertical-relative:line" coordsize="78814,6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5" o:spid="_x0000_s1027" type="#_x0000_t65" style="position:absolute;left:15364;width:6898;height:7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hOb0A&#10;AADaAAAADwAAAGRycy9kb3ducmV2LnhtbESPzQrCMBCE74LvEFbwpqmCItVYiqB49Qe8Ls3aFptN&#10;baKtPr0RBI/DzHzDrJLOVOJJjSstK5iMIxDEmdUl5wrOp+1oAcJ5ZI2VZVLwIgfJut9bYaxtywd6&#10;Hn0uAoRdjAoK7+tYSpcVZNCNbU0cvKttDPogm1zqBtsAN5WcRtFcGiw5LBRY06ag7HZ8GAV78uZy&#10;f+1cuuvS6cxdkSfvuVLDQZcuQXjq/D/8a++1ghl8r4Qb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yBhOb0AAADaAAAADwAAAAAAAAAAAAAAAACYAgAAZHJzL2Rvd25yZXYu&#10;eG1sUEsFBgAAAAAEAAQA9QAAAIIDAAAAAA==&#10;" adj="18000" fillcolor="#65a0d7 [3028]" strokecolor="#5b9bd5 [3204]" strokeweight=".5pt">
                  <v:fill color2="#5898d4 [3172]" rotate="t" colors="0 #71a6db;.5 #559bdb;1 #438ac9" focus="100%" type="gradient">
                    <o:fill v:ext="view" type="gradientUnscaled"/>
                  </v:fill>
                  <v:stroke joinstyle="miter"/>
                  <v:textbox>
                    <w:txbxContent>
                      <w:p w14:paraId="00AD586F" w14:textId="77777777" w:rsidR="0013108C" w:rsidRDefault="0013108C" w:rsidP="00921103">
                        <w:pPr>
                          <w:rPr>
                            <w:rFonts w:eastAsia="Times New Roman"/>
                          </w:rPr>
                        </w:pPr>
                      </w:p>
                    </w:txbxContent>
                  </v:textbox>
                </v:shape>
                <v:shape id="Folded Corner 6" o:spid="_x0000_s1028" type="#_x0000_t65" style="position:absolute;left:71916;width:6898;height:7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r0A&#10;AADaAAAADwAAAGRycy9kb3ducmV2LnhtbESPzQrCMBCE74LvEFbwZlMFi1SjFEHx6g94XZq1LTab&#10;2kStPr0RBI/DzHzDLFadqcWDWldZVjCOYhDEudUVFwpOx81oBsJ5ZI21ZVLwIgerZb+3wFTbJ+/p&#10;cfCFCBB2KSoovW9SKV1ekkEX2YY4eBfbGvRBtoXULT4D3NRyEseJNFhxWCixoXVJ+fVwNwp25M35&#10;9tq6bNtlk6m7II/fiVLDQZfNQXjq/D/8a++0ggS+V8IN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Tr0AAADaAAAADwAAAAAAAAAAAAAAAACYAgAAZHJzL2Rvd25yZXYu&#10;eG1sUEsFBgAAAAAEAAQA9QAAAIIDAAAAAA==&#10;" adj="18000" fillcolor="#65a0d7 [3028]" strokecolor="#5b9bd5 [3204]" strokeweight=".5pt">
                  <v:fill color2="#5898d4 [3172]" rotate="t" colors="0 #71a6db;.5 #559bdb;1 #438ac9" focus="100%" type="gradient">
                    <o:fill v:ext="view" type="gradientUnscaled"/>
                  </v:fill>
                  <v:stroke joinstyle="miter"/>
                  <v:textbox>
                    <w:txbxContent>
                      <w:p w14:paraId="78DCCAA5" w14:textId="77777777" w:rsidR="0013108C" w:rsidRDefault="0013108C" w:rsidP="00921103">
                        <w:pPr>
                          <w:rPr>
                            <w:rFonts w:eastAsia="Times New Roman"/>
                          </w:rPr>
                        </w:pPr>
                      </w:p>
                    </w:txbxContent>
                  </v:textbox>
                </v:shape>
                <v:shape id="Folded Corner 7" o:spid="_x0000_s1029" type="#_x0000_t65" style="position:absolute;left:40047;width:6898;height:7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5a1b0A&#10;AADaAAAADwAAAGRycy9kb3ducmV2LnhtbESPSwvCMBCE74L/IazgzaYKPqhGKYLi1Qd4XZq1LTab&#10;2kSt/nojCB6HmfmGWaxaU4kHNa60rGAYxSCIM6tLzhWcjpvBDITzyBory6TgRQ5Wy25ngYm2T97T&#10;4+BzESDsElRQeF8nUrqsIIMusjVx8C62MeiDbHKpG3wGuKnkKI4n0mDJYaHAmtYFZdfD3SjYkTfn&#10;22vr0m2bjsbugjx8T5Tq99p0DsJT6//hX3unFUzheyXcALn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L5a1b0AAADaAAAADwAAAAAAAAAAAAAAAACYAgAAZHJzL2Rvd25yZXYu&#10;eG1sUEsFBgAAAAAEAAQA9QAAAIIDAAAAAA==&#10;" adj="18000" fillcolor="#65a0d7 [3028]" strokecolor="#5b9bd5 [3204]" strokeweight=".5pt">
                  <v:fill color2="#5898d4 [3172]" rotate="t" colors="0 #71a6db;.5 #559bdb;1 #438ac9" focus="100%" type="gradient">
                    <o:fill v:ext="view" type="gradientUnscaled"/>
                  </v:fill>
                  <v:stroke joinstyle="miter"/>
                  <v:textbox>
                    <w:txbxContent>
                      <w:p w14:paraId="2B1AF91B" w14:textId="77777777" w:rsidR="0013108C" w:rsidRDefault="0013108C" w:rsidP="00921103">
                        <w:pPr>
                          <w:rPr>
                            <w:rFonts w:eastAsia="Times New Roman"/>
                          </w:rPr>
                        </w:pPr>
                      </w:p>
                    </w:txbxContent>
                  </v:textbox>
                </v:shape>
                <v:shape id="Folded Corner 8" o:spid="_x0000_s1030" type="#_x0000_t65" style="position:absolute;left:28088;width:6898;height:7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Op7oA&#10;AADaAAAADwAAAGRycy9kb3ducmV2LnhtbERPSwrCMBDdC94hjODOpgqKVFMpgsWtH3A7NGNbbCa1&#10;iVo9vVkILh/vv970phFP6lxtWcE0ikEQF1bXXCo4n3aTJQjnkTU2lknBmxxs0uFgjYm2Lz7Q8+hL&#10;EULYJaig8r5NpHRFRQZdZFviwF1tZ9AH2JVSd/gK4aaRszheSIM1h4YKW9pWVNyOD6NgT95c7u/c&#10;ZXmfzebuijz9LJQaj/psBcJT7//in3uvFYSt4Uq4ATL9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kSHOp7oAAADaAAAADwAAAAAAAAAAAAAAAACYAgAAZHJzL2Rvd25yZXYueG1s&#10;UEsFBgAAAAAEAAQA9QAAAH8DAAAAAA==&#10;" adj="18000" fillcolor="#65a0d7 [3028]" strokecolor="#5b9bd5 [3204]" strokeweight=".5pt">
                  <v:fill color2="#5898d4 [3172]" rotate="t" colors="0 #71a6db;.5 #559bdb;1 #438ac9" focus="100%" type="gradient">
                    <o:fill v:ext="view" type="gradientUnscaled"/>
                  </v:fill>
                  <v:stroke joinstyle="miter"/>
                  <v:textbox>
                    <w:txbxContent>
                      <w:p w14:paraId="79CB152C" w14:textId="77777777" w:rsidR="0013108C" w:rsidRDefault="0013108C" w:rsidP="00921103">
                        <w:pPr>
                          <w:rPr>
                            <w:rFonts w:eastAsia="Times New Roman"/>
                          </w:rPr>
                        </w:pPr>
                      </w:p>
                    </w:txbxContent>
                  </v:textbox>
                </v:shape>
                <v:line id="Straight Connector 11" o:spid="_x0000_s1031" style="position:absolute;visibility:visible;mso-wrap-style:square" from="49854,3606" to="69138,3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O7L4AAADbAAAADwAAAGRycy9kb3ducmV2LnhtbERPS2vCQBC+C/6HZYTedKKHWqKrlPqg&#10;p4Kv+5CdJqG7szG7xvTfdwWht/n4nrNc986qjttQe9EwnWSgWApvaik1nE+78RuoEEkMWS+s4ZcD&#10;rFfDwZJy4+9y4O4YS5VCJOSkoYqxyRFDUbGjMPENS+K+fesoJtiWaFq6p3BncZZlr+ioltRQUcMf&#10;FRc/x5vTYA1225psuZ/jBr86ulyvdNH6ZdS/L0BF7uO/+On+NGn+FB6/pANw9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WE7svgAAANsAAAAPAAAAAAAAAAAAAAAAAKEC&#10;AABkcnMvZG93bnJldi54bWxQSwUGAAAAAAQABAD5AAAAjAMAAAAA&#10;" strokecolor="#5b9bd5 [3204]" strokeweight="1pt">
                  <v:stroke dashstyle="dash" joinstyle="miter"/>
                </v:line>
                <v:shapetype id="_x0000_t32" coordsize="21600,21600" o:spt="32" o:oned="t" path="m,l21600,21600e" filled="f">
                  <v:path arrowok="t" fillok="f" o:connecttype="none"/>
                  <o:lock v:ext="edit" shapetype="t"/>
                </v:shapetype>
                <v:shape id="Straight Arrow Connector 12" o:spid="_x0000_s1032" type="#_x0000_t32" style="position:absolute;left:66002;top:7212;width:9363;height:130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FMsIAAADbAAAADwAAAGRycy9kb3ducmV2LnhtbERPS2uDQBC+F/oflin0Upq1HoIYNyEU&#10;Ch56qbVCboM7URt3Vtz1kX+fLQR6m4/vOdlhNb2YaXSdZQVvmwgEcW11x42C8vvjNQHhPLLG3jIp&#10;uJKDw/7xIcNU24W/aC58I0IIuxQVtN4PqZSubsmg29iBOHBnOxr0AY6N1CMuIdz0Mo6irTTYcWho&#10;caD3lupLMRkFv9VUrPMpT8qqcsPPy1J9zudYqeen9bgD4Wn1/+K7O9dhfgx/v4QD5P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XFMsIAAADbAAAADwAAAAAAAAAAAAAA&#10;AAChAgAAZHJzL2Rvd25yZXYueG1sUEsFBgAAAAAEAAQA+QAAAJADAAAAAA==&#10;" strokecolor="#5b9bd5 [3204]" strokeweight="1pt">
                  <v:stroke endarrow="open" joinstyle="miter"/>
                </v:shape>
                <v:shape id="Straight Arrow Connector 13" o:spid="_x0000_s1033" type="#_x0000_t32" style="position:absolute;left:31581;top:7212;width:7299;height:1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018EAAADbAAAADwAAAGRycy9kb3ducmV2LnhtbERP22rCQBB9L/gPywh9CbqxpVVSV5FA&#10;G19KqfUDhuyYDc3Ohuzm4t+7BaFvczjX2e4n24iBOl87VrBapiCIS6drrhScf94XGxA+IGtsHJOC&#10;K3nY72YPW8y0G/mbhlOoRAxhn6ECE0KbSelLQxb90rXEkbu4zmKIsKuk7nCM4baRT2n6Ki3WHBsM&#10;tpQbKn9PvVXQarv5zNcfjoYv0yfypUiapFDqcT4d3kAEmsK/+O4+6jj/Gf5+iQfI3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6/TXwQAAANsAAAAPAAAAAAAAAAAAAAAA&#10;AKECAABkcnMvZG93bnJldi54bWxQSwUGAAAAAAQABAD5AAAAjwMAAAAA&#10;" strokecolor="#5b9bd5 [3204]" strokeweight="1pt">
                  <v:stroke endarrow="open" joinstyle="miter"/>
                </v:shape>
                <v:shape id="Straight Arrow Connector 14" o:spid="_x0000_s1034" type="#_x0000_t32" style="position:absolute;left:18368;top:7212;width:9720;height:1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so8EAAADbAAAADwAAAGRycy9kb3ducmV2LnhtbERP22rCQBB9L/gPywh9CbqxtFVSV5FA&#10;G19KqfUDhuyYDc3Ohuzm4t+7BaFvczjX2e4n24iBOl87VrBapiCIS6drrhScf94XGxA+IGtsHJOC&#10;K3nY72YPW8y0G/mbhlOoRAxhn6ECE0KbSelLQxb90rXEkbu4zmKIsKuk7nCM4baRT2n6Ki3WHBsM&#10;tpQbKn9PvVXQarv5zNcfjoYv0yfypUiapFDqcT4d3kAEmsK/+O4+6jj/Gf5+iQfI3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AmyjwQAAANsAAAAPAAAAAAAAAAAAAAAA&#10;AKECAABkcnMvZG93bnJldi54bWxQSwUGAAAAAAQABAD5AAAAjwMAAAAA&#10;" strokecolor="#5b9bd5 [3204]" strokeweight="1pt">
                  <v:stroke endarrow="open" joinstyle="miter"/>
                </v:shape>
                <v:shape id="Straight Arrow Connector 15" o:spid="_x0000_s1035" type="#_x0000_t32" style="position:absolute;left:44349;top:7212;width:2596;height:1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JOMAAAADbAAAADwAAAGRycy9kb3ducmV2LnhtbERP24rCMBB9X/Afwgi+FE0VXKUaRQQv&#10;L7LY3Q8YmtmmbDMpTaz1740g7NscznXW297WoqPWV44VTCcpCOLC6YpLBT/fh/EShA/IGmvHpOBB&#10;HrabwccaM+3ufKUuD6WIIewzVGBCaDIpfWHIop+4hjhyv661GCJsS6lbvMdwW8tZmn5KixXHBoMN&#10;7Q0Vf/nNKmi0XV72i6Oj7svcEjk/JXVyUmo07HcrEIH68C9+u886zp/D65d4gN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OyTjAAAAA2wAAAA8AAAAAAAAAAAAAAAAA&#10;oQIAAGRycy9kb3ducmV2LnhtbFBLBQYAAAAABAAEAPkAAACOAwAAAAA=&#10;" strokecolor="#5b9bd5 [3204]" strokeweight="1pt">
                  <v:stroke endarrow="open" joinstyle="miter"/>
                </v:shape>
                <v:rect id="Rectangle 17" o:spid="_x0000_s1036" style="position:absolute;left:22262;top:20227;width:46876;height:9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SK74A&#10;AADbAAAADwAAAGRycy9kb3ducmV2LnhtbERPTYvCMBC9L/gfwgjetqkeVKppEUXoVbus16EZm2Iz&#10;KU2s3X+/WVjwNo/3Oftisp0YafCtYwXLJAVBXDvdcqPgqzp/bkH4gKyxc0wKfshDkc8+9php9+IL&#10;jdfQiBjCPkMFJoQ+k9LXhiz6xPXEkbu7wWKIcGikHvAVw20nV2m6lhZbjg0Gezoaqh/Xp1VwGstm&#10;rHRlpu2pehzLy+3cfrNSi/l02IEINIW3+N9d6jh/A3+/xANk/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rEkiu+AAAA2wAAAA8AAAAAAAAAAAAAAAAAmAIAAGRycy9kb3ducmV2&#10;LnhtbFBLBQYAAAAABAAEAPUAAACDAwAAAAA=&#10;" fillcolor="#65a0d7 [3028]" strokecolor="#5b9bd5 [3204]" strokeweight=".5pt">
                  <v:fill color2="#5898d4 [3172]" rotate="t" colors="0 #71a6db;.5 #559bdb;1 #438ac9" focus="100%" type="gradient">
                    <o:fill v:ext="view" type="gradientUnscaled"/>
                  </v:fill>
                  <v:textbox>
                    <w:txbxContent>
                      <w:p w14:paraId="154C05E1" w14:textId="77777777" w:rsidR="0013108C" w:rsidRDefault="0013108C" w:rsidP="00921103">
                        <w:pPr>
                          <w:pStyle w:val="NormalWeb"/>
                          <w:spacing w:before="0" w:beforeAutospacing="0" w:after="0" w:afterAutospacing="0"/>
                          <w:jc w:val="center"/>
                        </w:pPr>
                        <w:r>
                          <w:rPr>
                            <w:rFonts w:asciiTheme="minorHAnsi" w:hAnsi="Calibri" w:cstheme="minorBidi"/>
                            <w:color w:val="FFFFFF" w:themeColor="light1"/>
                            <w:kern w:val="24"/>
                            <w:sz w:val="36"/>
                            <w:szCs w:val="36"/>
                          </w:rPr>
                          <w:t>Version Control</w:t>
                        </w:r>
                      </w:p>
                    </w:txbxContent>
                  </v:textbox>
                </v:rect>
                <v:shapetype id="_x0000_t202" coordsize="21600,21600" o:spt="202" path="m,l,21600r21600,l21600,xe">
                  <v:stroke joinstyle="miter"/>
                  <v:path gradientshapeok="t" o:connecttype="rect"/>
                </v:shapetype>
                <v:shape id="Text Box 18" o:spid="_x0000_s1037" type="#_x0000_t202" style="position:absolute;top:348;width:12770;height:6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3c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WP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29t3EAAAA2wAAAA8AAAAAAAAAAAAAAAAAmAIAAGRycy9k&#10;b3ducmV2LnhtbFBLBQYAAAAABAAEAPUAAACJAwAAAAA=&#10;" filled="f" stroked="f">
                  <v:textbox style="mso-fit-shape-to-text:t">
                    <w:txbxContent>
                      <w:p w14:paraId="714EE5FF" w14:textId="77777777" w:rsidR="0013108C" w:rsidRPr="00921103" w:rsidRDefault="0013108C" w:rsidP="00921103">
                        <w:pPr>
                          <w:pStyle w:val="NormalWeb"/>
                          <w:spacing w:before="0" w:beforeAutospacing="0" w:after="0" w:afterAutospacing="0"/>
                          <w:rPr>
                            <w:sz w:val="14"/>
                          </w:rPr>
                        </w:pPr>
                        <w:r w:rsidRPr="00921103">
                          <w:rPr>
                            <w:rFonts w:asciiTheme="minorHAnsi" w:hAnsi="Calibri" w:cstheme="minorBidi"/>
                            <w:color w:val="000000" w:themeColor="text1"/>
                            <w:kern w:val="24"/>
                            <w:sz w:val="24"/>
                            <w:szCs w:val="36"/>
                          </w:rPr>
                          <w:t xml:space="preserve">XML </w:t>
                        </w:r>
                      </w:p>
                      <w:p w14:paraId="7ADA57CD" w14:textId="77777777" w:rsidR="0013108C" w:rsidRDefault="0013108C" w:rsidP="00921103">
                        <w:pPr>
                          <w:pStyle w:val="NormalWeb"/>
                          <w:spacing w:before="0" w:beforeAutospacing="0" w:after="0" w:afterAutospacing="0"/>
                        </w:pPr>
                        <w:r w:rsidRPr="00921103">
                          <w:rPr>
                            <w:rFonts w:asciiTheme="minorHAnsi" w:hAnsi="Calibri" w:cstheme="minorBidi"/>
                            <w:color w:val="000000" w:themeColor="text1"/>
                            <w:kern w:val="24"/>
                            <w:sz w:val="24"/>
                            <w:szCs w:val="36"/>
                          </w:rPr>
                          <w:t xml:space="preserve">Documents </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38" type="#_x0000_t87" style="position:absolute;left:10504;width:3292;height:7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wcpsQA&#10;AADbAAAADwAAAGRycy9kb3ducmV2LnhtbESPT2vCQBDF7wW/wzIFL6HZaKHUmFVEEeyxsRRyG7OT&#10;PzQ7G7Krxm/vFgRvM7z3e/MmW4+mExcaXGtZwSxOQBCXVrdcK/g57t8+QTiPrLGzTApu5GC9mrxk&#10;mGp75W+65L4WIYRdigoa7/tUSlc2ZNDFticOWmUHgz6sQy31gNcQbjo5T5IPabDlcKHBnrYNlX/5&#10;2YQa75vuOC6wjYpqW+2i4qs6/RZKTV/HzRKEp9E/zQ/6oAO3gP9fwgB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HKbEAAAA2wAAAA8AAAAAAAAAAAAAAAAAmAIAAGRycy9k&#10;b3ducmV2LnhtbFBLBQYAAAAABAAEAPUAAACJAwAAAAA=&#10;" adj="822" strokecolor="#5b9bd5 [3204]" strokeweight="1pt">
                  <v:stroke joinstyle="miter"/>
                  <v:textbox>
                    <w:txbxContent>
                      <w:p w14:paraId="07892B08" w14:textId="77777777" w:rsidR="0013108C" w:rsidRDefault="0013108C" w:rsidP="00921103">
                        <w:pPr>
                          <w:rPr>
                            <w:rFonts w:eastAsia="Times New Roman"/>
                          </w:rPr>
                        </w:pPr>
                      </w:p>
                    </w:txbxContent>
                  </v:textbox>
                </v:shape>
                <v:roundrect id="Rounded Rectangle 20" o:spid="_x0000_s1039" style="position:absolute;left:4612;top:28380;width:11783;height:100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MbsAA&#10;AADbAAAADwAAAGRycy9kb3ducmV2LnhtbESPwYrCQAyG78K+wxDBi6zTLSLadZRFkPVa9QFCJ+0U&#10;O5nSGbX79puD4DH8+b982e5H36kHDbENbOBrkYEiroJtuTFwvRw/16BiQrbYBSYDfxRhv/uYbLGw&#10;4cklPc6pUQLhWKABl1JfaB0rRx7jIvTEktVh8JhkHBptB3wK3Hc6z7KV9tiyXHDY08FRdTvfvWjM&#10;69Kty3p0Gc8v13yJv5vjypjZdPz5BpVoTO/lV/tkDeRiL78IAPTu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oMbsAAAADb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14:paraId="41E9475B" w14:textId="77777777" w:rsidR="0013108C" w:rsidRPr="004828EB" w:rsidRDefault="0013108C" w:rsidP="00921103">
                        <w:pPr>
                          <w:pStyle w:val="NormalWeb"/>
                          <w:spacing w:before="0" w:beforeAutospacing="0" w:after="0" w:afterAutospacing="0"/>
                          <w:jc w:val="center"/>
                          <w:rPr>
                            <w:sz w:val="14"/>
                          </w:rPr>
                        </w:pPr>
                        <w:r w:rsidRPr="004828EB">
                          <w:rPr>
                            <w:rFonts w:asciiTheme="minorHAnsi" w:hAnsi="Calibri" w:cstheme="minorBidi"/>
                            <w:color w:val="FFFFFF" w:themeColor="light1"/>
                            <w:kern w:val="24"/>
                            <w:sz w:val="24"/>
                            <w:szCs w:val="36"/>
                          </w:rPr>
                          <w:t xml:space="preserve">Root Daemon Service </w:t>
                        </w:r>
                      </w:p>
                    </w:txbxContent>
                  </v:textbox>
                </v:roundrect>
                <v:rect id="Rectangle 21" o:spid="_x0000_s1040" style="position:absolute;left:22262;top:37004;width:46876;height:8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1leb0A&#10;AADbAAAADwAAAGRycy9kb3ducmV2LnhtbESPwQrCMBBE74L/EFbwpqkeRKpRRBF61Ypel2Ztis2m&#10;NLHWvzeC4HGYmTfMetvbWnTU+sqxgtk0AUFcOF1xqeCSHydLED4ga6wdk4I3edhuhoM1ptq9+ETd&#10;OZQiQtinqMCE0KRS+sKQRT91DXH07q61GKJsS6lbfEW4reU8SRbSYsVxwWBDe0PF4/y0Cg5dVna5&#10;zk2/POSPfXa6HasrKzUe9bsViEB9+Id/7UwrmM/g+yX+ALn5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A1leb0AAADbAAAADwAAAAAAAAAAAAAAAACYAgAAZHJzL2Rvd25yZXYu&#10;eG1sUEsFBgAAAAAEAAQA9QAAAIIDAAAAAA==&#10;" fillcolor="#65a0d7 [3028]" strokecolor="#5b9bd5 [3204]" strokeweight=".5pt">
                  <v:fill color2="#5898d4 [3172]" rotate="t" colors="0 #71a6db;.5 #559bdb;1 #438ac9" focus="100%" type="gradient">
                    <o:fill v:ext="view" type="gradientUnscaled"/>
                  </v:fill>
                  <v:textbox>
                    <w:txbxContent>
                      <w:p w14:paraId="51E75576" w14:textId="77777777" w:rsidR="0013108C" w:rsidRDefault="0013108C" w:rsidP="00921103">
                        <w:pPr>
                          <w:pStyle w:val="NormalWeb"/>
                          <w:spacing w:before="0" w:beforeAutospacing="0" w:after="0" w:afterAutospacing="0"/>
                          <w:jc w:val="center"/>
                        </w:pPr>
                        <w:r>
                          <w:rPr>
                            <w:rFonts w:asciiTheme="minorHAnsi" w:hAnsi="Calibri" w:cstheme="minorBidi"/>
                            <w:color w:val="FFFFFF" w:themeColor="light1"/>
                            <w:kern w:val="24"/>
                            <w:sz w:val="36"/>
                            <w:szCs w:val="36"/>
                          </w:rPr>
                          <w:t>Access Control</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41" type="#_x0000_t13" style="position:absolute;left:15314;top:24905;width:8770;height:4704;rotation:-17187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GzsQA&#10;AADbAAAADwAAAGRycy9kb3ducmV2LnhtbESPQWvCQBSE74L/YXlCb7oxBZHUNRRFEOuhWoX29si+&#10;ZIPZtyG7xvTfdwuFHoeZ+YZZ5YNtRE+drx0rmM8SEMSF0zVXCi4fu+kShA/IGhvHpOCbPOTr8WiF&#10;mXYPPlF/DpWIEPYZKjAhtJmUvjBk0c9cSxy90nUWQ5RdJXWHjwi3jUyTZCEt1hwXDLa0MVTczner&#10;YOm37+5Iz035hrr/uhpTfx5OSj1NhtcXEIGG8B/+a++1gjSF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xs7EAAAA2wAAAA8AAAAAAAAAAAAAAAAAmAIAAGRycy9k&#10;b3ducmV2LnhtbFBLBQYAAAAABAAEAPUAAACJAwAAAAA=&#10;" adj="15808" fillcolor="#65a0d7 [3028]" strokecolor="#5b9bd5 [3204]" strokeweight=".5pt">
                  <v:fill color2="#5898d4 [3172]" rotate="t" colors="0 #71a6db;.5 #559bdb;1 #438ac9" focus="100%" type="gradient">
                    <o:fill v:ext="view" type="gradientUnscaled"/>
                  </v:fill>
                  <v:textbox>
                    <w:txbxContent>
                      <w:p w14:paraId="043ECEFC" w14:textId="77777777" w:rsidR="0013108C" w:rsidRDefault="0013108C" w:rsidP="00921103">
                        <w:pPr>
                          <w:rPr>
                            <w:rFonts w:eastAsia="Times New Roman"/>
                          </w:rPr>
                        </w:pPr>
                      </w:p>
                    </w:txbxContent>
                  </v:textbox>
                </v:shape>
                <v:shape id="Right Arrow 23" o:spid="_x0000_s1042" type="#_x0000_t13" style="position:absolute;left:15380;top:36063;width:8770;height:4704;rotation:122151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36b8A&#10;AADbAAAADwAAAGRycy9kb3ducmV2LnhtbESPT2vCQBDF7wW/wzKCt7qJQqnRVUQQezWtnsfsmASz&#10;syE7jfHbu0Khx8f78+OtNoNrVE9dqD0bSKcJKOLC25pLAz/f+/dPUEGQLTaeycCDAmzWo7cVZtbf&#10;+Uh9LqWKIxwyNFCJtJnWoajIYZj6ljh6V985lCi7UtsO73HcNXqWJB/aYc2RUGFLu4qKW/7rIndO&#10;+eF0WaQpy2PoD6eF2LMYMxkP2yUooUH+w3/tL2tgNofXl/gD9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73fpvwAAANsAAAAPAAAAAAAAAAAAAAAAAJgCAABkcnMvZG93bnJl&#10;di54bWxQSwUGAAAAAAQABAD1AAAAhAMAAAAA&#10;" adj="15808" fillcolor="#65a0d7 [3028]" strokecolor="#5b9bd5 [3204]" strokeweight=".5pt">
                  <v:fill color2="#5898d4 [3172]" rotate="t" colors="0 #71a6db;.5 #559bdb;1 #438ac9" focus="100%" type="gradient">
                    <o:fill v:ext="view" type="gradientUnscaled"/>
                  </v:fill>
                  <v:textbox>
                    <w:txbxContent>
                      <w:p w14:paraId="60BD41FA" w14:textId="77777777" w:rsidR="0013108C" w:rsidRDefault="0013108C" w:rsidP="00921103">
                        <w:pPr>
                          <w:rPr>
                            <w:rFonts w:eastAsia="Times New Roman"/>
                          </w:rPr>
                        </w:pPr>
                      </w:p>
                    </w:txbxContent>
                  </v:textbox>
                </v:shape>
                <v:shape id="Folded Corner 25" o:spid="_x0000_s1043" type="#_x0000_t65" style="position:absolute;left:17515;top:50288;width:6898;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TA8MA&#10;AADbAAAADwAAAGRycy9kb3ducmV2LnhtbESPQWvCQBSE74L/YXlCb3VjsEWiq4iQ6q00RsXbI/tM&#10;gtm3Ibs16b/vFgoeh5n5hlltBtOIB3WutqxgNo1AEBdW11wqyI/p6wKE88gaG8uk4IccbNbj0QoT&#10;bXv+okfmSxEg7BJUUHnfJlK6oiKDbmpb4uDdbGfQB9mVUnfYB7hpZBxF79JgzWGhwpZ2FRX37Nso&#10;uKTFR73PP2+xTbPyTP38dI0PSr1Mhu0ShKfBP8P/7YNWEL/B35fw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FTA8MAAADbAAAADwAAAAAAAAAAAAAAAACYAgAAZHJzL2Rv&#10;d25yZXYueG1sUEsFBgAAAAAEAAQA9QAAAIgDAAAAAA==&#10;" adj="18000" fillcolor="black" strokecolor="#5b9bd5 [3204]" strokeweight=".5pt">
                  <v:fill r:id="rId7" o:title="" type="pattern"/>
                  <v:stroke joinstyle="miter"/>
                  <v:textbox>
                    <w:txbxContent>
                      <w:p w14:paraId="248B53E8" w14:textId="77777777" w:rsidR="0013108C" w:rsidRDefault="0013108C" w:rsidP="00921103">
                        <w:pPr>
                          <w:rPr>
                            <w:rFonts w:eastAsia="Times New Roman"/>
                          </w:rPr>
                        </w:pPr>
                      </w:p>
                    </w:txbxContent>
                  </v:textbox>
                </v:shape>
                <v:shape id="Straight Arrow Connector 27" o:spid="_x0000_s1044" type="#_x0000_t32" style="position:absolute;left:64278;top:29791;width:157;height:7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w4acMAAADbAAAADwAAAGRycy9kb3ducmV2LnhtbESPzWrDMBCE74W+g9hCL6aRa0gd3Cih&#10;GPJzKSFpH2CxtpaptTKW/NO3jwKFHIeZ+YZZb2fbipF63zhW8LpIQRBXTjdcK/j+2r2sQPiArLF1&#10;TAr+yMN28/iwxkK7ic80XkItIoR9gQpMCF0hpa8MWfQL1xFH78f1FkOUfS11j1OE21ZmafomLTYc&#10;Fwx2VBqqfi+DVdBpu/os872j8WSGRC4PSZsclHp+mj/eQQSawz383z5qBVkO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8OGnDAAAA2wAAAA8AAAAAAAAAAAAA&#10;AAAAoQIAAGRycy9kb3ducmV2LnhtbFBLBQYAAAAABAAEAPkAAACRAwAAAAA=&#10;" strokecolor="#5b9bd5 [3204]" strokeweight="1pt">
                  <v:stroke endarrow="open" joinstyle="miter"/>
                </v:shape>
                <v:shape id="Straight Arrow Connector 28" o:spid="_x0000_s1045" type="#_x0000_t32" style="position:absolute;left:33192;top:29233;width:157;height:7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OsG8EAAADbAAAADwAAAGRycy9kb3ducmV2LnhtbERP3WqDMBS+H+wdwhn0RmZcYWtxRhnC&#10;2t2M0XYPcDBnRmZOxERr3765KPTy4/svqsX2YqbRd44VvKQZCOLG6Y5bBb+nz+ctCB+QNfaOScGF&#10;PFTl40OBuXZnPtB8DK2IIexzVGBCGHIpfWPIok/dQBy5PzdaDBGOrdQjnmO47eU6y96kxY5jg8GB&#10;akPN/3GyCgZtt9/1Zudo/jFTIl/3SZ/slVo9LR/vIAIt4S6+ub+0gnUcG7/EHy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I6wbwQAAANsAAAAPAAAAAAAAAAAAAAAA&#10;AKECAABkcnMvZG93bnJldi54bWxQSwUGAAAAAAQABAD5AAAAjwMAAAAA&#10;" strokecolor="#5b9bd5 [3204]" strokeweight="1pt">
                  <v:stroke endarrow="open" joinstyle="miter"/>
                </v:shape>
                <v:shape id="Straight Arrow Connector 29" o:spid="_x0000_s1046" type="#_x0000_t32" style="position:absolute;left:37538;top:29390;width:157;height:72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8JgMIAAADbAAAADwAAAGRycy9kb3ducmV2LnhtbESP0YrCMBRE34X9h3AX9qVoqqCr1SiL&#10;4OqLyKofcGmuTdnmpjSx1r83guDjMDNnmMWqs5VoqfGlYwXDQQqCOHe65ELB+bTpT0H4gKyxckwK&#10;7uRhtfzoLTDT7sZ/1B5DISKEfYYKTAh1JqXPDVn0A1cTR+/iGoshyqaQusFbhNtKjtJ0Ii2WHBcM&#10;1rQ2lP8fr1ZBre10v/7+ddQezDWR421SJVulvj67nzmIQF14h1/tnVYwmsHzS/wB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W8JgMIAAADbAAAADwAAAAAAAAAAAAAA&#10;AAChAgAAZHJzL2Rvd25yZXYueG1sUEsFBgAAAAAEAAQA+QAAAJADAAAAAA==&#10;" strokecolor="#5b9bd5 [3204]" strokeweight="1pt">
                  <v:stroke endarrow="open" joinstyle="miter"/>
                </v:shape>
                <v:shape id="Straight Arrow Connector 30" o:spid="_x0000_s1047" type="#_x0000_t32" style="position:absolute;left:28270;top:29233;width:157;height:7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2wMEAAADbAAAADwAAAGRycy9kb3ducmV2LnhtbERP3WrCMBS+H/gO4QjelDWdY1o6o4iw&#10;6c0QdQ9waM6aYnNSmvRnb79cCLv8+P43u8k2YqDO144VvKQZCOLS6ZorBd+3j+cchA/IGhvHpOCX&#10;POy2s6cNFtqNfKHhGioRQ9gXqMCE0BZS+tKQRZ+6ljhyP66zGCLsKqk7HGO4beQyy1bSYs2xwWBL&#10;B0Pl/dpbBa22+ddh/eloOJs+kW/HpEmOSi3m0/4dRKAp/Isf7pNW8BrXxy/x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jDbAwQAAANsAAAAPAAAAAAAAAAAAAAAA&#10;AKECAABkcnMvZG93bnJldi54bWxQSwUGAAAAAAQABAD5AAAAjwMAAAAA&#10;" strokecolor="#5b9bd5 [3204]" strokeweight="1pt">
                  <v:stroke endarrow="open" joinstyle="miter"/>
                </v:shape>
                <v:line id="Straight Connector 31" o:spid="_x0000_s1048" style="position:absolute;visibility:visible;mso-wrap-style:square" from="41737,34271" to="61020,34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SjMEAAADbAAAADwAAAGRycy9kb3ducmV2LnhtbESPQWvCQBSE70L/w/IK3vRFC1VSVym1&#10;lZ4Kxnp/ZF+T0N23MbuN8d+7BcHjMDPfMKvN4KzquQuNFw2zaQaKpfSmkUrD9+FjsgQVIokh64U1&#10;XDjAZv0wWlFu/Fn23BexUgkiIScNdYxtjhjKmh2FqW9ZkvfjO0cxya5C09E5wZ3FeZY9o6NG0kJN&#10;Lb/VXP4Wf06DNdi/N2Sr3QK3+NXT8XSio9bjx+H1BVTkId7Dt/an0fA0g/8v6Qfg+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7RKMwQAAANsAAAAPAAAAAAAAAAAAAAAA&#10;AKECAABkcnMvZG93bnJldi54bWxQSwUGAAAAAAQABAD5AAAAjwMAAAAA&#10;" strokecolor="#5b9bd5 [3204]" strokeweight="1pt">
                  <v:stroke dashstyle="dash" joinstyle="miter"/>
                </v:line>
                <v:shape id="Straight Arrow Connector 224" o:spid="_x0000_s1049" type="#_x0000_t32" style="position:absolute;left:22262;top:45471;width:2410;height:45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7GMQAAADcAAAADwAAAGRycy9kb3ducmV2LnhtbESPQYvCMBSE7wv+h/AEL4umFlmka5RF&#10;EDx4sWrB26N5tt1tXkoT2/rvjSDscZiZb5jVZjC16Kh1lWUF81kEgji3uuJCwfm0my5BOI+ssbZM&#10;Ch7kYLMefaww0bbnI3WpL0SAsEtQQel9k0jp8pIMupltiIN3s61BH2RbSN1iH+CmlnEUfUmDFYeF&#10;EhvalpT/pXej4De7p0N33S/PWeaay2efHbpbrNRkPPx8g/A0+P/wu73XCuJ4Aa8z4Qj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bsYxAAAANwAAAAPAAAAAAAAAAAA&#10;AAAAAKECAABkcnMvZG93bnJldi54bWxQSwUGAAAAAAQABAD5AAAAkgMAAAAA&#10;" strokecolor="#5b9bd5 [3204]" strokeweight="1pt">
                  <v:stroke endarrow="open" joinstyle="miter"/>
                </v:shape>
                <v:shape id="Straight Arrow Connector 225" o:spid="_x0000_s1050" type="#_x0000_t32" style="position:absolute;left:30768;top:45270;width:436;height:50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Eeg8QAAADcAAAADwAAAGRycy9kb3ducmV2LnhtbESPQYvCMBSE7wv+h/AEL4umFlyka5RF&#10;EDx4sWrB26N5tt1tXkoT2/rvjSDscZiZb5jVZjC16Kh1lWUF81kEgji3uuJCwfm0my5BOI+ssbZM&#10;Ch7kYLMefaww0bbnI3WpL0SAsEtQQel9k0jp8pIMupltiIN3s61BH2RbSN1iH+CmlnEUfUmDFYeF&#10;EhvalpT/pXej4De7p0N33S/PWeaay2efHbpbrNRkPPx8g/A0+P/wu73XCuJ4Aa8z4Qj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R6DxAAAANwAAAAPAAAAAAAAAAAA&#10;AAAAAKECAABkcnMvZG93bnJldi54bWxQSwUGAAAAAAQABAD5AAAAkgMAAAAA&#10;" strokecolor="#5b9bd5 [3204]" strokeweight="1pt">
                  <v:stroke endarrow="open" joinstyle="miter"/>
                </v:shape>
                <v:shape id="Straight Arrow Connector 226" o:spid="_x0000_s1051" type="#_x0000_t32" style="position:absolute;left:41737;top:45270;width:0;height:45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OA9MQAAADcAAAADwAAAGRycy9kb3ducmV2LnhtbESPQYvCMBSE78L+h/AW9iJruj2IdBtF&#10;hAUPXqxa8PZonm21eSlNbLv/3giCx2FmvmHS1Wga0VPnassKfmYRCOLC6ppLBcfD3/cChPPIGhvL&#10;pOCfHKyWH5MUE20H3lOf+VIECLsEFVTet4mUrqjIoJvZljh4F9sZ9EF2pdQdDgFuGhlH0VwarDks&#10;VNjSpqLilt2Ngmt+z8b+vF0c89y1p+mQ7/pLrNTX57j+BeFp9O/wq73VCuJ4Ds8z4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4D0xAAAANwAAAAPAAAAAAAAAAAA&#10;AAAAAKECAABkcnMvZG93bnJldi54bWxQSwUGAAAAAAQABAD5AAAAkgMAAAAA&#10;" strokecolor="#5b9bd5 [3204]" strokeweight="1pt">
                  <v:stroke endarrow="open" joinstyle="miter"/>
                </v:shape>
                <v:shape id="Straight Arrow Connector 227" o:spid="_x0000_s1052" type="#_x0000_t32" style="position:absolute;left:66002;top:45270;width:5914;height:5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LrCsMAAADcAAAADwAAAGRycy9kb3ducmV2LnhtbESP3YrCMBSE7xd8h3AEb4qmFnaVahQR&#10;/LlZFn8e4NAcm2JzUppY69ubhYW9HGbmG2a57m0tOmp95VjBdJKCIC6crrhUcL3sxnMQPiBrrB2T&#10;ghd5WK8GH0vMtXvyibpzKEWEsM9RgQmhyaX0hSGLfuIa4ujdXGsxRNmWUrf4jHBbyyxNv6TFiuOC&#10;wYa2hor7+WEVNNrOv7ezvaPuxzwS+XlI6uSg1GjYbxYgAvXhP/zXPmoFWTaD3zPxCMjV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i6wrDAAAA3AAAAA8AAAAAAAAAAAAA&#10;AAAAoQIAAGRycy9kb3ducmV2LnhtbFBLBQYAAAAABAAEAPkAAACRAwAAAAA=&#10;" strokecolor="#5b9bd5 [3204]" strokeweight="1pt">
                  <v:stroke endarrow="open" joinstyle="miter"/>
                </v:shape>
                <v:shape id="Straight Arrow Connector 229" o:spid="_x0000_s1053" type="#_x0000_t32" style="position:absolute;left:53114;top:45270;width:0;height:45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wUhsYAAADcAAAADwAAAGRycy9kb3ducmV2LnhtbESPzWrDMBCE74G8g9hAL6GW60NJ3Cgh&#10;BAo+9FLXMeS2WOuf1loZS7Hdt68KhR6HmfmGOZwW04uJRtdZVvAUxSCIK6s7bhQUH6+POxDOI2vs&#10;LZOCb3JwOq5XB0y1nfmdptw3IkDYpaig9X5IpXRVSwZdZAfi4NV2NOiDHBupR5wD3PQyieNnabDj&#10;sNDiQJeWqq/8bhR8lvd8mW7ZrihLN1y3c/k21YlSD5vl/ALC0+L/w3/tTCtIkj38nglHQB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8FIbGAAAA3AAAAA8AAAAAAAAA&#10;AAAAAAAAoQIAAGRycy9kb3ducmV2LnhtbFBLBQYAAAAABAAEAPkAAACUAwAAAAA=&#10;" strokecolor="#5b9bd5 [3204]" strokeweight="1pt">
                  <v:stroke endarrow="open" joinstyle="miter"/>
                </v:shape>
                <v:shape id="Folded Corner 230" o:spid="_x0000_s1054" type="#_x0000_t65" style="position:absolute;left:38288;top:50112;width:6898;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MDdsIA&#10;AADcAAAADwAAAGRycy9kb3ducmV2LnhtbERPTWuDQBC9F/IflgnkVteYUorNJoSAqbdQa1J6G9yJ&#10;St1Zcbdq/n33UOjx8b63+9l0YqTBtZYVrKMYBHFldcu1gvIje3wB4Tyyxs4yKbiTg/1u8bDFVNuJ&#10;32ksfC1CCLsUFTTe96mUrmrIoItsTxy4mx0M+gCHWuoBpxBuOpnE8bM02HJoaLCnY0PVd/FjFHxm&#10;1al9K8+3xGZFfaXp6fKV5EqtlvPhFYSn2f+L/9y5VpBswvxwJhw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wN2wgAAANwAAAAPAAAAAAAAAAAAAAAAAJgCAABkcnMvZG93&#10;bnJldi54bWxQSwUGAAAAAAQABAD1AAAAhwMAAAAA&#10;" adj="18000" fillcolor="black" strokecolor="#5b9bd5 [3204]" strokeweight=".5pt">
                  <v:fill r:id="rId7" o:title="" type="pattern"/>
                  <v:stroke joinstyle="miter"/>
                  <v:textbox>
                    <w:txbxContent>
                      <w:p w14:paraId="074F0A02" w14:textId="77777777" w:rsidR="0013108C" w:rsidRDefault="0013108C" w:rsidP="00921103">
                        <w:pPr>
                          <w:rPr>
                            <w:rFonts w:eastAsia="Times New Roman"/>
                          </w:rPr>
                        </w:pPr>
                      </w:p>
                    </w:txbxContent>
                  </v:textbox>
                </v:shape>
                <v:shape id="Folded Corner 232" o:spid="_x0000_s1055" type="#_x0000_t65" style="position:absolute;left:27049;top:50288;width:6898;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4msUA&#10;AADcAAAADwAAAGRycy9kb3ducmV2LnhtbESPQWvCQBSE70L/w/IKvemm2yIluooUYr2VxlTx9sg+&#10;k2D2bciuJv333ULB4zAz3zDL9WhbcaPeN441PM8SEMSlMw1XGop9Nn0D4QOywdYxafghD+vVw2SJ&#10;qXEDf9EtD5WIEPYpaqhD6FIpfVmTRT9zHXH0zq63GKLsK2l6HCLctlIlyVxabDgu1NjRe03lJb9a&#10;Dces3DYfxedZuSyvDjS8fp/UTuunx3GzABFoDPfwf3tnNKgXBX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3TiaxQAAANwAAAAPAAAAAAAAAAAAAAAAAJgCAABkcnMv&#10;ZG93bnJldi54bWxQSwUGAAAAAAQABAD1AAAAigMAAAAA&#10;" adj="18000" fillcolor="black" strokecolor="#5b9bd5 [3204]" strokeweight=".5pt">
                  <v:fill r:id="rId7" o:title="" type="pattern"/>
                  <v:stroke joinstyle="miter"/>
                  <v:textbox>
                    <w:txbxContent>
                      <w:p w14:paraId="688F49F6" w14:textId="77777777" w:rsidR="0013108C" w:rsidRDefault="0013108C" w:rsidP="00921103">
                        <w:pPr>
                          <w:rPr>
                            <w:rFonts w:eastAsia="Times New Roman"/>
                          </w:rPr>
                        </w:pPr>
                      </w:p>
                    </w:txbxContent>
                  </v:textbox>
                </v:shape>
                <v:shape id="Folded Corner 233" o:spid="_x0000_s1056" type="#_x0000_t65" style="position:absolute;left:49665;top:50112;width:6898;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dAcQA&#10;AADcAAAADwAAAGRycy9kb3ducmV2LnhtbESPQWvCQBSE7wX/w/KE3uqmUYqkrlKEWG9ijIq3R/aZ&#10;hGbfhuzWpP/eFYQeh5n5hlmsBtOIG3WutqzgfRKBIC6srrlUkB/StzkI55E1NpZJwR85WC1HLwtM&#10;tO15T7fMlyJA2CWooPK+TaR0RUUG3cS2xMG72s6gD7Irpe6wD3DTyDiKPqTBmsNChS2tKyp+sl+j&#10;4JwWm/o7311jm2blifrZ8RJvlXodD1+fIDwN/j/8bG+1gng6hceZc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RnQHEAAAA3AAAAA8AAAAAAAAAAAAAAAAAmAIAAGRycy9k&#10;b3ducmV2LnhtbFBLBQYAAAAABAAEAPUAAACJAwAAAAA=&#10;" adj="18000" fillcolor="black" strokecolor="#5b9bd5 [3204]" strokeweight=".5pt">
                  <v:fill r:id="rId7" o:title="" type="pattern"/>
                  <v:stroke joinstyle="miter"/>
                  <v:textbox>
                    <w:txbxContent>
                      <w:p w14:paraId="36490834" w14:textId="77777777" w:rsidR="0013108C" w:rsidRDefault="0013108C" w:rsidP="00921103">
                        <w:pPr>
                          <w:rPr>
                            <w:rFonts w:eastAsia="Times New Roman"/>
                          </w:rPr>
                        </w:pPr>
                      </w:p>
                    </w:txbxContent>
                  </v:textbox>
                </v:shape>
                <v:shape id="Folded Corner 234" o:spid="_x0000_s1057" type="#_x0000_t65" style="position:absolute;left:68467;top:50288;width:6898;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FdcUA&#10;AADcAAAADwAAAGRycy9kb3ducmV2LnhtbESPS2vDMBCE74X8B7GB3hK5bgjBjRxKwGluoc6L3BZr&#10;/aDWylhq7Pz7qlDocZiZb5j1ZjStuFPvGssKXuYRCOLC6oYrBadjNluBcB5ZY2uZFDzIwSadPK0x&#10;0XbgT7rnvhIBwi5BBbX3XSKlK2oy6Oa2Iw5eaXuDPsi+krrHIcBNK+MoWkqDDYeFGjva1lR85d9G&#10;wTUrds3H6VDGNsurCw2L8y3eK/U8Hd/fQHga/X/4r73XCuLXBfyeCUd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AV1xQAAANwAAAAPAAAAAAAAAAAAAAAAAJgCAABkcnMv&#10;ZG93bnJldi54bWxQSwUGAAAAAAQABAD1AAAAigMAAAAA&#10;" adj="18000" fillcolor="black" strokecolor="#5b9bd5 [3204]" strokeweight=".5pt">
                  <v:fill r:id="rId7" o:title="" type="pattern"/>
                  <v:stroke joinstyle="miter"/>
                  <v:textbox>
                    <w:txbxContent>
                      <w:p w14:paraId="00D01B2F" w14:textId="77777777" w:rsidR="0013108C" w:rsidRDefault="0013108C" w:rsidP="00921103">
                        <w:pPr>
                          <w:rPr>
                            <w:rFonts w:eastAsia="Times New Roman"/>
                          </w:rPr>
                        </w:pPr>
                      </w:p>
                    </w:txbxContent>
                  </v:textbox>
                </v:shape>
                <v:shape id="Text Box 235" o:spid="_x0000_s1058" type="#_x0000_t202" style="position:absolute;left:987;top:48096;width:15362;height:1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6oMMA&#10;AADcAAAADwAAAGRycy9kb3ducmV2LnhtbESPT2vCQBTE7wW/w/IEb3WjYinRVcQ/4KGX2nh/ZF+z&#10;odm3Ifs08du7hUKPw8z8hllvB9+oO3WxDmxgNs1AEZfB1lwZKL5Or++goiBbbAKTgQdF2G5GL2vM&#10;bej5k+4XqVSCcMzRgBNpc61j6chjnIaWOHnfofMoSXaVth32Ce4bPc+yN+2x5rTgsKW9o/LncvMG&#10;ROxu9iiOPp6vw8ehd1m5xMKYyXjYrUAJDfIf/mufrYH5Yg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6oMMAAADcAAAADwAAAAAAAAAAAAAAAACYAgAAZHJzL2Rv&#10;d25yZXYueG1sUEsFBgAAAAAEAAQA9QAAAIgDAAAAAA==&#10;" filled="f" stroked="f">
                  <v:textbox style="mso-fit-shape-to-text:t">
                    <w:txbxContent>
                      <w:p w14:paraId="4B073535" w14:textId="77777777" w:rsidR="0013108C" w:rsidRPr="004828EB" w:rsidRDefault="0013108C" w:rsidP="00921103">
                        <w:pPr>
                          <w:pStyle w:val="NormalWeb"/>
                          <w:spacing w:before="0" w:beforeAutospacing="0" w:after="0" w:afterAutospacing="0"/>
                          <w:rPr>
                            <w:sz w:val="24"/>
                            <w:szCs w:val="24"/>
                          </w:rPr>
                        </w:pPr>
                        <w:r w:rsidRPr="004828EB">
                          <w:rPr>
                            <w:rFonts w:asciiTheme="minorHAnsi" w:hAnsi="Calibri" w:cstheme="minorBidi"/>
                            <w:color w:val="000000" w:themeColor="text1"/>
                            <w:kern w:val="24"/>
                            <w:sz w:val="24"/>
                            <w:szCs w:val="24"/>
                          </w:rPr>
                          <w:t xml:space="preserve">Protected versions of the XML documents </w:t>
                        </w:r>
                      </w:p>
                    </w:txbxContent>
                  </v:textbox>
                </v:shape>
                <v:shape id="Left Brace 236" o:spid="_x0000_s1059" type="#_x0000_t87" style="position:absolute;left:12554;top:48109;width:3841;height:10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SHMYA&#10;AADcAAAADwAAAGRycy9kb3ducmV2LnhtbESPT2vCQBTE7wW/w/KE3upGK1qiG7GFolgvpr309sy+&#10;/MHs2zS7muindwuFHoeZ+Q2zXPWmFhdqXWVZwXgUgSDOrK64UPD1+f70AsJ5ZI21ZVJwJQerZPCw&#10;xFjbjg90SX0hAoRdjApK75tYSpeVZNCNbEMcvNy2Bn2QbSF1i12Am1pOomgmDVYcFkps6K2k7JSe&#10;jYJXt+3crtpPN+Pi58y340euv+dKPQ779QKEp97/h//aW61g8jyD3zPhCMj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iSHMYAAADcAAAADwAAAAAAAAAAAAAAAACYAgAAZHJz&#10;L2Rvd25yZXYueG1sUEsFBgAAAAAEAAQA9QAAAIsDAAAAAA==&#10;" adj="637" strokecolor="#5b9bd5 [3204]" strokeweight="1pt">
                  <v:stroke joinstyle="miter"/>
                  <v:textbox>
                    <w:txbxContent>
                      <w:p w14:paraId="4DA964F8" w14:textId="77777777" w:rsidR="0013108C" w:rsidRDefault="0013108C" w:rsidP="00921103">
                        <w:pPr>
                          <w:rPr>
                            <w:rFonts w:eastAsia="Times New Roman"/>
                          </w:rPr>
                        </w:pPr>
                      </w:p>
                    </w:txbxContent>
                  </v:textbox>
                </v:shape>
                <w10:anchorlock/>
              </v:group>
            </w:pict>
          </mc:Fallback>
        </mc:AlternateContent>
      </w:r>
    </w:p>
    <w:p w14:paraId="24078005" w14:textId="77777777" w:rsidR="0026658C" w:rsidRPr="003449BD" w:rsidRDefault="0026658C" w:rsidP="003449BD">
      <w:pPr>
        <w:spacing w:after="0" w:line="480" w:lineRule="auto"/>
        <w:ind w:right="-360"/>
        <w:rPr>
          <w:rFonts w:asciiTheme="majorBidi" w:hAnsiTheme="majorBidi" w:cstheme="majorBidi"/>
          <w:sz w:val="24"/>
          <w:szCs w:val="24"/>
        </w:rPr>
      </w:pPr>
      <w:r w:rsidRPr="003449BD">
        <w:rPr>
          <w:rFonts w:asciiTheme="majorBidi" w:hAnsiTheme="majorBidi" w:cstheme="majorBidi"/>
          <w:noProof/>
          <w:sz w:val="24"/>
          <w:szCs w:val="24"/>
        </w:rPr>
        <w:lastRenderedPageBreak/>
        <w:drawing>
          <wp:inline distT="0" distB="0" distL="0" distR="0" wp14:anchorId="484E21D4" wp14:editId="52ECCCCE">
            <wp:extent cx="5943600" cy="78009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jpg"/>
                    <pic:cNvPicPr/>
                  </pic:nvPicPr>
                  <pic:blipFill>
                    <a:blip r:embed="rId8">
                      <a:extLst>
                        <a:ext uri="{28A0092B-C50C-407E-A947-70E740481C1C}">
                          <a14:useLocalDpi xmlns:a14="http://schemas.microsoft.com/office/drawing/2010/main" val="0"/>
                        </a:ext>
                      </a:extLst>
                    </a:blip>
                    <a:stretch>
                      <a:fillRect/>
                    </a:stretch>
                  </pic:blipFill>
                  <pic:spPr>
                    <a:xfrm>
                      <a:off x="0" y="0"/>
                      <a:ext cx="5967366" cy="7832168"/>
                    </a:xfrm>
                    <a:prstGeom prst="rect">
                      <a:avLst/>
                    </a:prstGeom>
                    <a:ln>
                      <a:solidFill>
                        <a:schemeClr val="bg1"/>
                      </a:solidFill>
                    </a:ln>
                  </pic:spPr>
                </pic:pic>
              </a:graphicData>
            </a:graphic>
          </wp:inline>
        </w:drawing>
      </w:r>
    </w:p>
    <w:p w14:paraId="4EC70965" w14:textId="77777777" w:rsidR="003449BD" w:rsidRPr="00C859CB" w:rsidRDefault="0026658C" w:rsidP="003449BD">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 xml:space="preserve">Figure </w:t>
      </w:r>
      <w:r w:rsidR="0060565A" w:rsidRPr="00C859CB">
        <w:rPr>
          <w:rFonts w:asciiTheme="majorBidi" w:hAnsiTheme="majorBidi" w:cstheme="majorBidi"/>
          <w:sz w:val="20"/>
          <w:szCs w:val="20"/>
        </w:rPr>
        <w:t>4.1:</w:t>
      </w:r>
      <w:r w:rsidRPr="00C859CB">
        <w:rPr>
          <w:rFonts w:asciiTheme="majorBidi" w:hAnsiTheme="majorBidi" w:cstheme="majorBidi"/>
          <w:sz w:val="20"/>
          <w:szCs w:val="20"/>
        </w:rPr>
        <w:t xml:space="preserve"> system workflow</w:t>
      </w:r>
    </w:p>
    <w:p w14:paraId="44C04FC4" w14:textId="77777777" w:rsidR="00D823A3" w:rsidRDefault="005656E4" w:rsidP="003449BD">
      <w:pPr>
        <w:spacing w:after="0" w:line="480" w:lineRule="auto"/>
        <w:rPr>
          <w:ins w:id="58" w:author="Basheer Al-Duwairi" w:date="2019-11-25T23:17:00Z"/>
          <w:rFonts w:asciiTheme="majorBidi" w:hAnsiTheme="majorBidi" w:cstheme="majorBidi"/>
          <w:b/>
          <w:bCs/>
          <w:sz w:val="24"/>
          <w:szCs w:val="24"/>
        </w:rPr>
      </w:pPr>
      <w:r>
        <w:rPr>
          <w:rFonts w:asciiTheme="majorBidi" w:hAnsiTheme="majorBidi" w:cstheme="majorBidi"/>
          <w:b/>
          <w:bCs/>
          <w:sz w:val="24"/>
          <w:szCs w:val="24"/>
        </w:rPr>
        <w:lastRenderedPageBreak/>
        <w:t xml:space="preserve">4.2 </w:t>
      </w:r>
      <w:r w:rsidR="00D823A3" w:rsidRPr="003449BD">
        <w:rPr>
          <w:rFonts w:asciiTheme="majorBidi" w:hAnsiTheme="majorBidi" w:cstheme="majorBidi"/>
          <w:b/>
          <w:bCs/>
          <w:sz w:val="24"/>
          <w:szCs w:val="24"/>
        </w:rPr>
        <w:t xml:space="preserve">System components </w:t>
      </w:r>
    </w:p>
    <w:p w14:paraId="40BC187F" w14:textId="35F4C3CF" w:rsidR="009A2988" w:rsidRPr="003449BD" w:rsidRDefault="009A2988" w:rsidP="003449BD">
      <w:pPr>
        <w:spacing w:after="0" w:line="480" w:lineRule="auto"/>
        <w:rPr>
          <w:rFonts w:asciiTheme="majorBidi" w:hAnsiTheme="majorBidi" w:cstheme="majorBidi"/>
          <w:b/>
          <w:bCs/>
          <w:sz w:val="24"/>
          <w:szCs w:val="24"/>
        </w:rPr>
      </w:pPr>
      <w:ins w:id="59" w:author="Basheer Al-Duwairi" w:date="2019-11-25T23:19:00Z">
        <w:r>
          <w:rPr>
            <w:rFonts w:asciiTheme="majorBidi" w:hAnsiTheme="majorBidi" w:cstheme="majorBidi"/>
            <w:b/>
            <w:bCs/>
            <w:sz w:val="24"/>
            <w:szCs w:val="24"/>
          </w:rPr>
          <w:t xml:space="preserve">4.2.1 </w:t>
        </w:r>
      </w:ins>
      <w:ins w:id="60" w:author="Basheer Al-Duwairi" w:date="2019-11-25T23:17:00Z">
        <w:r>
          <w:rPr>
            <w:rFonts w:asciiTheme="majorBidi" w:hAnsiTheme="majorBidi" w:cstheme="majorBidi"/>
            <w:b/>
            <w:bCs/>
            <w:sz w:val="24"/>
            <w:szCs w:val="24"/>
          </w:rPr>
          <w:t xml:space="preserve">Version Control Module </w:t>
        </w:r>
      </w:ins>
    </w:p>
    <w:p w14:paraId="0A089A8B" w14:textId="56BDB340" w:rsidR="009A2988" w:rsidRPr="009A2988" w:rsidRDefault="009A2988" w:rsidP="003449BD">
      <w:pPr>
        <w:spacing w:after="0" w:line="480" w:lineRule="auto"/>
        <w:rPr>
          <w:ins w:id="61" w:author="Basheer Al-Duwairi" w:date="2019-11-25T23:20:00Z"/>
          <w:rFonts w:asciiTheme="majorBidi" w:hAnsiTheme="majorBidi" w:cstheme="majorBidi"/>
          <w:bCs/>
          <w:sz w:val="24"/>
          <w:szCs w:val="24"/>
          <w:rPrChange w:id="62" w:author="Basheer Al-Duwairi" w:date="2019-11-25T23:20:00Z">
            <w:rPr>
              <w:ins w:id="63" w:author="Basheer Al-Duwairi" w:date="2019-11-25T23:20:00Z"/>
              <w:rFonts w:asciiTheme="majorBidi" w:hAnsiTheme="majorBidi" w:cstheme="majorBidi"/>
              <w:b/>
              <w:bCs/>
              <w:sz w:val="24"/>
              <w:szCs w:val="24"/>
            </w:rPr>
          </w:rPrChange>
        </w:rPr>
      </w:pPr>
      <w:ins w:id="64" w:author="Basheer Al-Duwairi" w:date="2019-11-25T23:20:00Z">
        <w:r w:rsidRPr="009A2988">
          <w:rPr>
            <w:rFonts w:asciiTheme="majorBidi" w:hAnsiTheme="majorBidi" w:cstheme="majorBidi"/>
            <w:bCs/>
            <w:sz w:val="24"/>
            <w:szCs w:val="24"/>
            <w:rPrChange w:id="65" w:author="Basheer Al-Duwairi" w:date="2019-11-25T23:20:00Z">
              <w:rPr>
                <w:rFonts w:asciiTheme="majorBidi" w:hAnsiTheme="majorBidi" w:cstheme="majorBidi"/>
                <w:b/>
                <w:bCs/>
                <w:sz w:val="24"/>
                <w:szCs w:val="24"/>
              </w:rPr>
            </w:rPrChange>
          </w:rPr>
          <w:t>The v</w:t>
        </w:r>
        <w:r>
          <w:rPr>
            <w:rFonts w:asciiTheme="majorBidi" w:hAnsiTheme="majorBidi" w:cstheme="majorBidi"/>
            <w:bCs/>
            <w:sz w:val="24"/>
            <w:szCs w:val="24"/>
          </w:rPr>
          <w:t>ersion control module is supposed to ma</w:t>
        </w:r>
        <w:r w:rsidR="00547A2E">
          <w:rPr>
            <w:rFonts w:asciiTheme="majorBidi" w:hAnsiTheme="majorBidi" w:cstheme="majorBidi"/>
            <w:bCs/>
            <w:sz w:val="24"/>
            <w:szCs w:val="24"/>
          </w:rPr>
          <w:t>intain a copy of the XML file at</w:t>
        </w:r>
        <w:r>
          <w:rPr>
            <w:rFonts w:asciiTheme="majorBidi" w:hAnsiTheme="majorBidi" w:cstheme="majorBidi"/>
            <w:bCs/>
            <w:sz w:val="24"/>
            <w:szCs w:val="24"/>
          </w:rPr>
          <w:t xml:space="preserve"> time of closing</w:t>
        </w:r>
      </w:ins>
      <w:ins w:id="66" w:author="Basheer Al-Duwairi" w:date="2019-11-25T23:25:00Z">
        <w:r w:rsidR="00547A2E">
          <w:rPr>
            <w:rFonts w:asciiTheme="majorBidi" w:hAnsiTheme="majorBidi" w:cstheme="majorBidi"/>
            <w:bCs/>
            <w:sz w:val="24"/>
            <w:szCs w:val="24"/>
          </w:rPr>
          <w:t xml:space="preserve"> the file such that we can </w:t>
        </w:r>
      </w:ins>
      <w:ins w:id="67" w:author="Basheer Al-Duwairi" w:date="2019-11-25T23:26:00Z">
        <w:r w:rsidR="00547A2E">
          <w:rPr>
            <w:rFonts w:asciiTheme="majorBidi" w:hAnsiTheme="majorBidi" w:cstheme="majorBidi"/>
            <w:bCs/>
            <w:sz w:val="24"/>
            <w:szCs w:val="24"/>
          </w:rPr>
          <w:t>retrieve</w:t>
        </w:r>
      </w:ins>
      <w:ins w:id="68" w:author="Basheer Al-Duwairi" w:date="2019-11-25T23:25:00Z">
        <w:r w:rsidR="00547A2E">
          <w:rPr>
            <w:rFonts w:asciiTheme="majorBidi" w:hAnsiTheme="majorBidi" w:cstheme="majorBidi"/>
            <w:bCs/>
            <w:sz w:val="24"/>
            <w:szCs w:val="24"/>
          </w:rPr>
          <w:t xml:space="preserve"> </w:t>
        </w:r>
      </w:ins>
      <w:ins w:id="69" w:author="Basheer Al-Duwairi" w:date="2019-11-25T23:26:00Z">
        <w:r w:rsidR="00547A2E">
          <w:rPr>
            <w:rFonts w:asciiTheme="majorBidi" w:hAnsiTheme="majorBidi" w:cstheme="majorBidi"/>
            <w:bCs/>
            <w:sz w:val="24"/>
            <w:szCs w:val="24"/>
          </w:rPr>
          <w:t>the latest version in case of any corruption or system failure</w:t>
        </w:r>
      </w:ins>
      <w:ins w:id="70" w:author="Basheer Al-Duwairi" w:date="2019-11-25T23:20:00Z">
        <w:r>
          <w:rPr>
            <w:rFonts w:asciiTheme="majorBidi" w:hAnsiTheme="majorBidi" w:cstheme="majorBidi"/>
            <w:bCs/>
            <w:sz w:val="24"/>
            <w:szCs w:val="24"/>
          </w:rPr>
          <w:t xml:space="preserve">. This can be </w:t>
        </w:r>
      </w:ins>
      <w:ins w:id="71" w:author="Basheer Al-Duwairi" w:date="2019-11-25T23:22:00Z">
        <w:r>
          <w:rPr>
            <w:rFonts w:asciiTheme="majorBidi" w:hAnsiTheme="majorBidi" w:cstheme="majorBidi"/>
            <w:bCs/>
            <w:sz w:val="24"/>
            <w:szCs w:val="24"/>
          </w:rPr>
          <w:t>achieved</w:t>
        </w:r>
      </w:ins>
      <w:ins w:id="72" w:author="Basheer Al-Duwairi" w:date="2019-11-25T23:20:00Z">
        <w:r>
          <w:rPr>
            <w:rFonts w:asciiTheme="majorBidi" w:hAnsiTheme="majorBidi" w:cstheme="majorBidi"/>
            <w:bCs/>
            <w:sz w:val="24"/>
            <w:szCs w:val="24"/>
          </w:rPr>
          <w:t xml:space="preserve"> by </w:t>
        </w:r>
      </w:ins>
      <w:ins w:id="73" w:author="Basheer Al-Duwairi" w:date="2019-11-25T23:22:00Z">
        <w:r>
          <w:rPr>
            <w:rFonts w:asciiTheme="majorBidi" w:hAnsiTheme="majorBidi" w:cstheme="majorBidi"/>
            <w:bCs/>
            <w:sz w:val="24"/>
            <w:szCs w:val="24"/>
          </w:rPr>
          <w:t xml:space="preserve">adding a special plugin for </w:t>
        </w:r>
      </w:ins>
      <w:ins w:id="74" w:author="Basheer Al-Duwairi" w:date="2019-11-25T23:23:00Z">
        <w:r>
          <w:rPr>
            <w:rFonts w:asciiTheme="majorBidi" w:hAnsiTheme="majorBidi" w:cstheme="majorBidi"/>
            <w:bCs/>
            <w:sz w:val="24"/>
            <w:szCs w:val="24"/>
          </w:rPr>
          <w:t>Microsoft</w:t>
        </w:r>
      </w:ins>
      <w:ins w:id="75" w:author="Basheer Al-Duwairi" w:date="2019-11-25T23:22:00Z">
        <w:r>
          <w:rPr>
            <w:rFonts w:asciiTheme="majorBidi" w:hAnsiTheme="majorBidi" w:cstheme="majorBidi"/>
            <w:bCs/>
            <w:sz w:val="24"/>
            <w:szCs w:val="24"/>
          </w:rPr>
          <w:t xml:space="preserve"> word </w:t>
        </w:r>
      </w:ins>
      <w:ins w:id="76" w:author="Basheer Al-Duwairi" w:date="2019-11-25T23:23:00Z">
        <w:r w:rsidR="00547A2E">
          <w:rPr>
            <w:rFonts w:asciiTheme="majorBidi" w:hAnsiTheme="majorBidi" w:cstheme="majorBidi"/>
            <w:bCs/>
            <w:sz w:val="24"/>
            <w:szCs w:val="24"/>
          </w:rPr>
          <w:t xml:space="preserve">or Libr Office. As part of this thesis work we have implemented a custom plugin for Microsoft word </w:t>
        </w:r>
      </w:ins>
      <w:ins w:id="77" w:author="Basheer Al-Duwairi" w:date="2019-11-25T23:25:00Z">
        <w:r w:rsidR="00547A2E">
          <w:rPr>
            <w:rFonts w:asciiTheme="majorBidi" w:hAnsiTheme="majorBidi" w:cstheme="majorBidi"/>
            <w:bCs/>
            <w:sz w:val="24"/>
            <w:szCs w:val="24"/>
          </w:rPr>
          <w:t xml:space="preserve">…. Add more about this plugin. </w:t>
        </w:r>
      </w:ins>
    </w:p>
    <w:p w14:paraId="20C0F782" w14:textId="77777777" w:rsidR="00D823A3" w:rsidRPr="003449BD" w:rsidRDefault="002D233C" w:rsidP="003449BD">
      <w:pPr>
        <w:spacing w:after="0" w:line="480" w:lineRule="auto"/>
        <w:rPr>
          <w:rFonts w:asciiTheme="majorBidi" w:hAnsiTheme="majorBidi" w:cstheme="majorBidi"/>
          <w:b/>
          <w:bCs/>
          <w:sz w:val="24"/>
          <w:szCs w:val="24"/>
        </w:rPr>
      </w:pPr>
      <w:r w:rsidRPr="003449BD">
        <w:rPr>
          <w:rFonts w:asciiTheme="majorBidi" w:hAnsiTheme="majorBidi" w:cstheme="majorBidi"/>
          <w:b/>
          <w:bCs/>
          <w:sz w:val="24"/>
          <w:szCs w:val="24"/>
        </w:rPr>
        <w:t>Step1: Extract File</w:t>
      </w:r>
    </w:p>
    <w:p w14:paraId="25E3FFE2" w14:textId="77777777" w:rsidR="00D823A3" w:rsidRPr="003449BD" w:rsidRDefault="00D823A3" w:rsidP="003449BD">
      <w:pPr>
        <w:spacing w:after="0" w:line="480" w:lineRule="auto"/>
        <w:rPr>
          <w:rFonts w:asciiTheme="majorBidi" w:hAnsiTheme="majorBidi" w:cstheme="majorBidi"/>
          <w:sz w:val="24"/>
          <w:szCs w:val="24"/>
        </w:rPr>
      </w:pPr>
      <w:r w:rsidRPr="003449BD">
        <w:rPr>
          <w:rFonts w:asciiTheme="majorBidi" w:hAnsiTheme="majorBidi" w:cstheme="majorBidi"/>
          <w:sz w:val="24"/>
          <w:szCs w:val="24"/>
        </w:rPr>
        <w:t>In this step, we convert the (.odt) file to (.zip) extension, which is already compressed structure. Then we perform an extraction to this zipped file in a predefined directory. We repeat this process for all existing</w:t>
      </w:r>
      <w:r w:rsidR="0060565A" w:rsidRPr="003449BD">
        <w:rPr>
          <w:rFonts w:asciiTheme="majorBidi" w:hAnsiTheme="majorBidi" w:cstheme="majorBidi"/>
          <w:sz w:val="24"/>
          <w:szCs w:val="24"/>
        </w:rPr>
        <w:t xml:space="preserve"> (Figure 4.2)</w:t>
      </w:r>
    </w:p>
    <w:p w14:paraId="36DC49C8" w14:textId="77777777" w:rsidR="0060565A" w:rsidRPr="003449BD" w:rsidRDefault="0060565A" w:rsidP="003449BD">
      <w:pPr>
        <w:spacing w:after="0" w:line="480" w:lineRule="auto"/>
        <w:rPr>
          <w:rFonts w:asciiTheme="majorBidi" w:hAnsiTheme="majorBidi" w:cstheme="majorBidi"/>
          <w:b/>
          <w:bCs/>
          <w:sz w:val="24"/>
          <w:szCs w:val="24"/>
        </w:rPr>
      </w:pPr>
      <w:r w:rsidRPr="003449BD">
        <w:rPr>
          <w:rFonts w:asciiTheme="majorBidi" w:hAnsiTheme="majorBidi" w:cstheme="majorBidi"/>
          <w:noProof/>
          <w:sz w:val="24"/>
          <w:szCs w:val="24"/>
        </w:rPr>
        <w:drawing>
          <wp:inline distT="0" distB="0" distL="0" distR="0" wp14:anchorId="2AF0E4BA" wp14:editId="76837488">
            <wp:extent cx="4466590" cy="1590463"/>
            <wp:effectExtent l="19050" t="19050" r="10160" b="1016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627" cy="1594037"/>
                    </a:xfrm>
                    <a:prstGeom prst="rect">
                      <a:avLst/>
                    </a:prstGeom>
                    <a:ln w="3175" cap="sq">
                      <a:solidFill>
                        <a:schemeClr val="tx1"/>
                      </a:solidFill>
                      <a:prstDash val="solid"/>
                      <a:miter lim="800000"/>
                    </a:ln>
                    <a:effectLst/>
                  </pic:spPr>
                </pic:pic>
              </a:graphicData>
            </a:graphic>
          </wp:inline>
        </w:drawing>
      </w:r>
    </w:p>
    <w:p w14:paraId="3C075ED7" w14:textId="77777777" w:rsidR="0060565A" w:rsidRPr="003449BD" w:rsidRDefault="0060565A" w:rsidP="003449BD">
      <w:pPr>
        <w:spacing w:after="0" w:line="480" w:lineRule="auto"/>
        <w:ind w:left="90" w:hanging="90"/>
        <w:rPr>
          <w:rFonts w:asciiTheme="majorBidi" w:hAnsiTheme="majorBidi" w:cstheme="majorBidi"/>
          <w:b/>
          <w:bCs/>
          <w:sz w:val="24"/>
          <w:szCs w:val="24"/>
        </w:rPr>
      </w:pPr>
      <w:r w:rsidRPr="003449BD">
        <w:rPr>
          <w:rFonts w:asciiTheme="majorBidi" w:hAnsiTheme="majorBidi" w:cstheme="majorBidi"/>
          <w:noProof/>
          <w:sz w:val="24"/>
          <w:szCs w:val="24"/>
        </w:rPr>
        <w:drawing>
          <wp:inline distT="0" distB="0" distL="0" distR="0" wp14:anchorId="2C1A71C1" wp14:editId="0D8AC5C5">
            <wp:extent cx="4466590" cy="1026024"/>
            <wp:effectExtent l="19050" t="19050" r="10160" b="222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1246" cy="1040876"/>
                    </a:xfrm>
                    <a:prstGeom prst="rect">
                      <a:avLst/>
                    </a:prstGeom>
                    <a:ln w="3175">
                      <a:solidFill>
                        <a:schemeClr val="tx1"/>
                      </a:solidFill>
                    </a:ln>
                    <a:effectLst/>
                  </pic:spPr>
                </pic:pic>
              </a:graphicData>
            </a:graphic>
          </wp:inline>
        </w:drawing>
      </w:r>
    </w:p>
    <w:p w14:paraId="01CE2824" w14:textId="77777777" w:rsidR="00D823A3" w:rsidRPr="00C859CB" w:rsidRDefault="0060565A" w:rsidP="003449BD">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 xml:space="preserve">Figure 4.2: Extract </w:t>
      </w:r>
      <w:r w:rsidR="002D233C" w:rsidRPr="00C859CB">
        <w:rPr>
          <w:rFonts w:asciiTheme="majorBidi" w:hAnsiTheme="majorBidi" w:cstheme="majorBidi"/>
          <w:sz w:val="20"/>
          <w:szCs w:val="20"/>
        </w:rPr>
        <w:t>(</w:t>
      </w:r>
      <w:r w:rsidRPr="00C859CB">
        <w:rPr>
          <w:rFonts w:asciiTheme="majorBidi" w:hAnsiTheme="majorBidi" w:cstheme="majorBidi"/>
          <w:sz w:val="20"/>
          <w:szCs w:val="20"/>
        </w:rPr>
        <w:t>.odt</w:t>
      </w:r>
      <w:r w:rsidR="002D233C" w:rsidRPr="00C859CB">
        <w:rPr>
          <w:rFonts w:asciiTheme="majorBidi" w:hAnsiTheme="majorBidi" w:cstheme="majorBidi"/>
          <w:sz w:val="20"/>
          <w:szCs w:val="20"/>
        </w:rPr>
        <w:t>)</w:t>
      </w:r>
      <w:r w:rsidRPr="00C859CB">
        <w:rPr>
          <w:rFonts w:asciiTheme="majorBidi" w:hAnsiTheme="majorBidi" w:cstheme="majorBidi"/>
          <w:sz w:val="20"/>
          <w:szCs w:val="20"/>
        </w:rPr>
        <w:t xml:space="preserve"> file</w:t>
      </w:r>
    </w:p>
    <w:p w14:paraId="5CE68BDF" w14:textId="77777777" w:rsidR="002D233C" w:rsidRPr="003449BD" w:rsidRDefault="002D233C" w:rsidP="003449BD">
      <w:pPr>
        <w:spacing w:after="0" w:line="480" w:lineRule="auto"/>
        <w:rPr>
          <w:rFonts w:asciiTheme="majorBidi" w:hAnsiTheme="majorBidi" w:cstheme="majorBidi"/>
          <w:b/>
          <w:bCs/>
          <w:sz w:val="24"/>
          <w:szCs w:val="24"/>
        </w:rPr>
      </w:pPr>
      <w:r w:rsidRPr="003449BD">
        <w:rPr>
          <w:rFonts w:asciiTheme="majorBidi" w:hAnsiTheme="majorBidi" w:cstheme="majorBidi"/>
          <w:b/>
          <w:bCs/>
          <w:sz w:val="24"/>
          <w:szCs w:val="24"/>
        </w:rPr>
        <w:t>Step2: Performing snapshots</w:t>
      </w:r>
    </w:p>
    <w:p w14:paraId="1390DCF5" w14:textId="77777777" w:rsidR="002D233C" w:rsidRPr="003449BD" w:rsidRDefault="002D233C" w:rsidP="003449BD">
      <w:pPr>
        <w:spacing w:after="0" w:line="480" w:lineRule="auto"/>
        <w:rPr>
          <w:rFonts w:asciiTheme="majorBidi" w:hAnsiTheme="majorBidi" w:cstheme="majorBidi"/>
          <w:sz w:val="24"/>
          <w:szCs w:val="24"/>
        </w:rPr>
      </w:pPr>
      <w:r w:rsidRPr="003449BD">
        <w:rPr>
          <w:rFonts w:asciiTheme="majorBidi" w:hAnsiTheme="majorBidi" w:cstheme="majorBidi"/>
          <w:sz w:val="24"/>
          <w:szCs w:val="24"/>
        </w:rPr>
        <w:lastRenderedPageBreak/>
        <w:t xml:space="preserve">This part will employs the version control system by keeping a snapshot of the latest version of the file, by copying the metadata of the file to a predefined directory that stores the versions. </w:t>
      </w:r>
    </w:p>
    <w:p w14:paraId="37795F8C" w14:textId="77777777" w:rsidR="002D233C" w:rsidRPr="003449BD" w:rsidRDefault="002D233C" w:rsidP="003449BD">
      <w:pPr>
        <w:spacing w:after="0" w:line="480" w:lineRule="auto"/>
        <w:rPr>
          <w:rFonts w:asciiTheme="majorBidi" w:hAnsiTheme="majorBidi" w:cstheme="majorBidi"/>
          <w:b/>
          <w:bCs/>
          <w:sz w:val="24"/>
          <w:szCs w:val="24"/>
        </w:rPr>
      </w:pPr>
      <w:r w:rsidRPr="003449BD">
        <w:rPr>
          <w:rFonts w:asciiTheme="majorBidi" w:hAnsiTheme="majorBidi" w:cstheme="majorBidi"/>
          <w:noProof/>
          <w:sz w:val="24"/>
          <w:szCs w:val="24"/>
        </w:rPr>
        <w:drawing>
          <wp:inline distT="0" distB="0" distL="0" distR="0" wp14:anchorId="1FD1C313" wp14:editId="4D3585B2">
            <wp:extent cx="4485640" cy="1106805"/>
            <wp:effectExtent l="19050" t="19050" r="1016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004" cy="1121946"/>
                    </a:xfrm>
                    <a:prstGeom prst="rect">
                      <a:avLst/>
                    </a:prstGeom>
                    <a:ln>
                      <a:solidFill>
                        <a:schemeClr val="tx1"/>
                      </a:solidFill>
                    </a:ln>
                  </pic:spPr>
                </pic:pic>
              </a:graphicData>
            </a:graphic>
          </wp:inline>
        </w:drawing>
      </w:r>
    </w:p>
    <w:p w14:paraId="46534EB5" w14:textId="77777777" w:rsidR="002D233C" w:rsidRPr="00C859CB" w:rsidRDefault="002D233C" w:rsidP="003449BD">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 xml:space="preserve">Figure 4.3: </w:t>
      </w:r>
      <w:r w:rsidR="00042898" w:rsidRPr="00C859CB">
        <w:rPr>
          <w:rFonts w:asciiTheme="majorBidi" w:hAnsiTheme="majorBidi" w:cstheme="majorBidi"/>
          <w:sz w:val="20"/>
          <w:szCs w:val="20"/>
        </w:rPr>
        <w:t>take snapshot of the file</w:t>
      </w:r>
    </w:p>
    <w:p w14:paraId="04FF4F39" w14:textId="77777777" w:rsidR="00292B68" w:rsidRPr="003449BD" w:rsidRDefault="00292B68" w:rsidP="003449BD">
      <w:pPr>
        <w:spacing w:after="0" w:line="480" w:lineRule="auto"/>
        <w:rPr>
          <w:rFonts w:asciiTheme="majorBidi" w:hAnsiTheme="majorBidi" w:cstheme="majorBidi"/>
          <w:b/>
          <w:bCs/>
          <w:sz w:val="24"/>
          <w:szCs w:val="24"/>
        </w:rPr>
      </w:pPr>
      <w:r w:rsidRPr="003449BD">
        <w:rPr>
          <w:rFonts w:asciiTheme="majorBidi" w:hAnsiTheme="majorBidi" w:cstheme="majorBidi"/>
          <w:b/>
          <w:bCs/>
          <w:sz w:val="24"/>
          <w:szCs w:val="24"/>
        </w:rPr>
        <w:t>Step3: Adding Links to the original file</w:t>
      </w:r>
    </w:p>
    <w:p w14:paraId="518EEC89" w14:textId="77777777" w:rsidR="00247C90" w:rsidRPr="003449BD" w:rsidRDefault="00247C90" w:rsidP="003449BD">
      <w:pPr>
        <w:spacing w:after="0" w:line="480" w:lineRule="auto"/>
        <w:rPr>
          <w:rFonts w:asciiTheme="majorBidi" w:hAnsiTheme="majorBidi" w:cstheme="majorBidi"/>
          <w:sz w:val="24"/>
          <w:szCs w:val="24"/>
        </w:rPr>
      </w:pPr>
      <w:r w:rsidRPr="003449BD">
        <w:rPr>
          <w:rFonts w:asciiTheme="majorBidi" w:hAnsiTheme="majorBidi" w:cstheme="majorBidi"/>
          <w:sz w:val="24"/>
          <w:szCs w:val="24"/>
        </w:rPr>
        <w:t>In this step, we add a link to the version structure (copied version) that points to the original file. This part will guarantee that each version is belongs to the original file. When the original file is corrupted or deleted, this link will provide a hint and a pointer to it. This is done by adding a new xml file to the version structure that includes the absolute URL for the location of the original file.</w:t>
      </w:r>
    </w:p>
    <w:p w14:paraId="731531C3" w14:textId="77777777" w:rsidR="00247C90" w:rsidRPr="003449BD" w:rsidRDefault="00247C90" w:rsidP="003449BD">
      <w:pPr>
        <w:spacing w:after="0" w:line="480" w:lineRule="auto"/>
        <w:rPr>
          <w:rFonts w:asciiTheme="majorBidi" w:hAnsiTheme="majorBidi" w:cstheme="majorBidi"/>
          <w:b/>
          <w:bCs/>
          <w:sz w:val="24"/>
          <w:szCs w:val="24"/>
        </w:rPr>
      </w:pPr>
      <w:r w:rsidRPr="003449BD">
        <w:rPr>
          <w:rFonts w:asciiTheme="majorBidi" w:hAnsiTheme="majorBidi" w:cstheme="majorBidi"/>
          <w:noProof/>
          <w:sz w:val="24"/>
          <w:szCs w:val="24"/>
        </w:rPr>
        <w:drawing>
          <wp:inline distT="0" distB="0" distL="0" distR="0" wp14:anchorId="1956D6AE" wp14:editId="3376A2F5">
            <wp:extent cx="4667250" cy="11049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1104900"/>
                    </a:xfrm>
                    <a:prstGeom prst="rect">
                      <a:avLst/>
                    </a:prstGeom>
                    <a:ln>
                      <a:solidFill>
                        <a:schemeClr val="tx1"/>
                      </a:solidFill>
                    </a:ln>
                  </pic:spPr>
                </pic:pic>
              </a:graphicData>
            </a:graphic>
          </wp:inline>
        </w:drawing>
      </w:r>
    </w:p>
    <w:p w14:paraId="0F22F88F" w14:textId="77777777" w:rsidR="00317AEE" w:rsidRDefault="00247C90" w:rsidP="00C57844">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Figure 4.4: Adding Lin</w:t>
      </w:r>
      <w:r w:rsidR="00DC1B53" w:rsidRPr="00C859CB">
        <w:rPr>
          <w:rFonts w:asciiTheme="majorBidi" w:hAnsiTheme="majorBidi" w:cstheme="majorBidi"/>
          <w:sz w:val="20"/>
          <w:szCs w:val="20"/>
        </w:rPr>
        <w:t>k to the original file (Link.xml)</w:t>
      </w:r>
    </w:p>
    <w:p w14:paraId="4BA63D05" w14:textId="77777777" w:rsidR="00C57844" w:rsidRPr="00C57844" w:rsidRDefault="00C57844" w:rsidP="00451371">
      <w:pPr>
        <w:spacing w:after="0" w:line="480" w:lineRule="auto"/>
        <w:ind w:right="-180"/>
        <w:jc w:val="center"/>
        <w:rPr>
          <w:rFonts w:asciiTheme="majorBidi" w:hAnsiTheme="majorBidi" w:cstheme="majorBidi"/>
          <w:sz w:val="20"/>
          <w:szCs w:val="20"/>
        </w:rPr>
      </w:pPr>
    </w:p>
    <w:p w14:paraId="4CB3250D" w14:textId="0FA13180" w:rsidR="009A2988" w:rsidRDefault="009A2988" w:rsidP="003449BD">
      <w:pPr>
        <w:spacing w:after="0" w:line="480" w:lineRule="auto"/>
        <w:rPr>
          <w:ins w:id="78" w:author="Basheer Al-Duwairi" w:date="2019-11-25T23:18:00Z"/>
          <w:rFonts w:asciiTheme="majorBidi" w:hAnsiTheme="majorBidi" w:cstheme="majorBidi"/>
          <w:b/>
          <w:bCs/>
          <w:sz w:val="24"/>
          <w:szCs w:val="24"/>
        </w:rPr>
      </w:pPr>
      <w:ins w:id="79" w:author="Basheer Al-Duwairi" w:date="2019-11-25T23:18:00Z">
        <w:r>
          <w:rPr>
            <w:rFonts w:asciiTheme="majorBidi" w:hAnsiTheme="majorBidi" w:cstheme="majorBidi"/>
            <w:b/>
            <w:bCs/>
            <w:sz w:val="24"/>
            <w:szCs w:val="24"/>
          </w:rPr>
          <w:t xml:space="preserve">Access Control Module </w:t>
        </w:r>
        <w:bookmarkStart w:id="80" w:name="_GoBack"/>
        <w:bookmarkEnd w:id="80"/>
      </w:ins>
    </w:p>
    <w:p w14:paraId="437FD610" w14:textId="77777777" w:rsidR="00317AEE" w:rsidRPr="003449BD" w:rsidRDefault="00317AEE" w:rsidP="003449BD">
      <w:pPr>
        <w:spacing w:after="0" w:line="480" w:lineRule="auto"/>
        <w:rPr>
          <w:rFonts w:asciiTheme="majorBidi" w:hAnsiTheme="majorBidi" w:cstheme="majorBidi"/>
          <w:b/>
          <w:bCs/>
          <w:sz w:val="24"/>
          <w:szCs w:val="24"/>
        </w:rPr>
      </w:pPr>
      <w:r w:rsidRPr="003449BD">
        <w:rPr>
          <w:rFonts w:asciiTheme="majorBidi" w:hAnsiTheme="majorBidi" w:cstheme="majorBidi"/>
          <w:b/>
          <w:bCs/>
          <w:sz w:val="24"/>
          <w:szCs w:val="24"/>
        </w:rPr>
        <w:t>Step4: Perform write-protection</w:t>
      </w:r>
    </w:p>
    <w:p w14:paraId="1A43F736" w14:textId="77777777" w:rsidR="00317AEE" w:rsidRPr="003449BD" w:rsidRDefault="00317AEE" w:rsidP="003449BD">
      <w:pPr>
        <w:spacing w:after="0" w:line="480" w:lineRule="auto"/>
        <w:rPr>
          <w:rFonts w:asciiTheme="majorBidi" w:hAnsiTheme="majorBidi" w:cstheme="majorBidi"/>
          <w:sz w:val="24"/>
          <w:szCs w:val="24"/>
        </w:rPr>
      </w:pPr>
      <w:r w:rsidRPr="003449BD">
        <w:rPr>
          <w:rFonts w:asciiTheme="majorBidi" w:hAnsiTheme="majorBidi" w:cstheme="majorBidi"/>
          <w:sz w:val="24"/>
          <w:szCs w:val="24"/>
        </w:rPr>
        <w:t xml:space="preserve">This components is the second main component in the proposed framework, through this process we make the root permissions to protect the copied snapshot from corruption or </w:t>
      </w:r>
      <w:r w:rsidRPr="003449BD">
        <w:rPr>
          <w:rFonts w:asciiTheme="majorBidi" w:hAnsiTheme="majorBidi" w:cstheme="majorBidi"/>
          <w:sz w:val="24"/>
          <w:szCs w:val="24"/>
        </w:rPr>
        <w:lastRenderedPageBreak/>
        <w:t xml:space="preserve">deletion by using sticky bit concept under Linux environment. To achieve this we use </w:t>
      </w:r>
      <w:r w:rsidRPr="003449BD">
        <w:rPr>
          <w:rFonts w:asciiTheme="majorBidi" w:hAnsiTheme="majorBidi" w:cstheme="majorBidi"/>
          <w:b/>
          <w:bCs/>
          <w:sz w:val="24"/>
          <w:szCs w:val="24"/>
        </w:rPr>
        <w:t>chattr</w:t>
      </w:r>
      <w:r w:rsidRPr="003449BD">
        <w:rPr>
          <w:rFonts w:asciiTheme="majorBidi" w:hAnsiTheme="majorBidi" w:cstheme="majorBidi"/>
          <w:sz w:val="24"/>
          <w:szCs w:val="24"/>
        </w:rPr>
        <w:t xml:space="preserve"> command in Linux (Change Attribute) which is a command line in Linux that is used to set/ unset certain attributes to a file in Linux system to secure accidental deletion or modification of important files and folders , even though root users. </w:t>
      </w:r>
    </w:p>
    <w:p w14:paraId="3C6F8C76" w14:textId="77777777" w:rsidR="00317AEE" w:rsidRPr="003449BD" w:rsidRDefault="00317AEE" w:rsidP="003449BD">
      <w:pPr>
        <w:spacing w:after="0" w:line="480" w:lineRule="auto"/>
        <w:rPr>
          <w:rFonts w:asciiTheme="majorBidi" w:hAnsiTheme="majorBidi" w:cstheme="majorBidi"/>
          <w:sz w:val="24"/>
          <w:szCs w:val="24"/>
        </w:rPr>
      </w:pPr>
      <w:r w:rsidRPr="003449BD">
        <w:rPr>
          <w:rFonts w:asciiTheme="majorBidi" w:hAnsiTheme="majorBidi" w:cstheme="majorBidi"/>
          <w:noProof/>
          <w:sz w:val="24"/>
          <w:szCs w:val="24"/>
        </w:rPr>
        <w:drawing>
          <wp:inline distT="0" distB="0" distL="0" distR="0" wp14:anchorId="6956715C" wp14:editId="3447C6E4">
            <wp:extent cx="4893856" cy="1304925"/>
            <wp:effectExtent l="19050" t="19050" r="215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001" cy="1311363"/>
                    </a:xfrm>
                    <a:prstGeom prst="rect">
                      <a:avLst/>
                    </a:prstGeom>
                    <a:ln>
                      <a:solidFill>
                        <a:schemeClr val="tx1"/>
                      </a:solidFill>
                    </a:ln>
                  </pic:spPr>
                </pic:pic>
              </a:graphicData>
            </a:graphic>
          </wp:inline>
        </w:drawing>
      </w:r>
    </w:p>
    <w:p w14:paraId="1E6C6D66" w14:textId="77777777" w:rsidR="00317AEE" w:rsidRPr="00C859CB" w:rsidRDefault="00317AEE" w:rsidP="003449BD">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Figure 4.5: perform write/delete protection using chattr command</w:t>
      </w:r>
    </w:p>
    <w:p w14:paraId="40ADB66D" w14:textId="77777777" w:rsidR="006C2545" w:rsidRPr="003449BD" w:rsidRDefault="006C2545" w:rsidP="003449BD">
      <w:pPr>
        <w:spacing w:after="0" w:line="480" w:lineRule="auto"/>
        <w:rPr>
          <w:rFonts w:asciiTheme="majorBidi" w:hAnsiTheme="majorBidi" w:cstheme="majorBidi"/>
          <w:sz w:val="24"/>
          <w:szCs w:val="24"/>
        </w:rPr>
      </w:pPr>
    </w:p>
    <w:p w14:paraId="633C3B4D" w14:textId="77777777" w:rsidR="00E50E4B" w:rsidRPr="003449BD" w:rsidRDefault="006C2545" w:rsidP="003449BD">
      <w:pPr>
        <w:spacing w:after="0" w:line="480" w:lineRule="auto"/>
        <w:rPr>
          <w:rFonts w:asciiTheme="majorBidi" w:hAnsiTheme="majorBidi" w:cstheme="majorBidi"/>
          <w:sz w:val="24"/>
          <w:szCs w:val="24"/>
        </w:rPr>
      </w:pPr>
      <w:r w:rsidRPr="003449BD">
        <w:rPr>
          <w:rFonts w:asciiTheme="majorBidi" w:hAnsiTheme="majorBidi" w:cstheme="majorBidi"/>
          <w:sz w:val="24"/>
          <w:szCs w:val="24"/>
        </w:rPr>
        <w:t xml:space="preserve">If we try to write to the file or delete the file, we got a message that the file is </w:t>
      </w:r>
      <w:r w:rsidR="00E50E4B" w:rsidRPr="003449BD">
        <w:rPr>
          <w:rFonts w:asciiTheme="majorBidi" w:hAnsiTheme="majorBidi" w:cstheme="majorBidi"/>
          <w:sz w:val="24"/>
          <w:szCs w:val="24"/>
        </w:rPr>
        <w:t>write-protected and the operations are not permitted, so the file is immutable as shown in figure 4.6</w:t>
      </w:r>
    </w:p>
    <w:p w14:paraId="18BBF2A9" w14:textId="77777777" w:rsidR="00E50E4B" w:rsidRPr="003449BD" w:rsidRDefault="00E50E4B" w:rsidP="003449BD">
      <w:pPr>
        <w:spacing w:after="0" w:line="480" w:lineRule="auto"/>
        <w:rPr>
          <w:rFonts w:asciiTheme="majorBidi" w:hAnsiTheme="majorBidi" w:cstheme="majorBidi"/>
          <w:sz w:val="24"/>
          <w:szCs w:val="24"/>
        </w:rPr>
      </w:pPr>
      <w:r w:rsidRPr="003449BD">
        <w:rPr>
          <w:rFonts w:asciiTheme="majorBidi" w:hAnsiTheme="majorBidi" w:cstheme="majorBidi"/>
          <w:noProof/>
          <w:sz w:val="24"/>
          <w:szCs w:val="24"/>
        </w:rPr>
        <w:drawing>
          <wp:inline distT="0" distB="0" distL="0" distR="0" wp14:anchorId="40A5E4F5" wp14:editId="374D5376">
            <wp:extent cx="5000625" cy="7048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704850"/>
                    </a:xfrm>
                    <a:prstGeom prst="rect">
                      <a:avLst/>
                    </a:prstGeom>
                    <a:ln>
                      <a:solidFill>
                        <a:schemeClr val="tx1"/>
                      </a:solidFill>
                    </a:ln>
                  </pic:spPr>
                </pic:pic>
              </a:graphicData>
            </a:graphic>
          </wp:inline>
        </w:drawing>
      </w:r>
    </w:p>
    <w:p w14:paraId="7D58F044" w14:textId="77777777" w:rsidR="00E50E4B" w:rsidRPr="00C859CB" w:rsidRDefault="00E50E4B" w:rsidP="003449BD">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 xml:space="preserve">Figure 4.6: the file is immutable when trying to write or delete </w:t>
      </w:r>
    </w:p>
    <w:p w14:paraId="58066DB8" w14:textId="77777777" w:rsidR="00292B68" w:rsidRPr="003449BD" w:rsidRDefault="00292B68" w:rsidP="003449BD">
      <w:pPr>
        <w:spacing w:after="0" w:line="480" w:lineRule="auto"/>
        <w:rPr>
          <w:rFonts w:asciiTheme="majorBidi" w:hAnsiTheme="majorBidi" w:cstheme="majorBidi"/>
          <w:sz w:val="24"/>
          <w:szCs w:val="24"/>
        </w:rPr>
      </w:pPr>
    </w:p>
    <w:p w14:paraId="09ABFFFE" w14:textId="00518B47" w:rsidR="00451371" w:rsidRPr="003449BD" w:rsidRDefault="00547A2E" w:rsidP="00451371">
      <w:pPr>
        <w:spacing w:after="0" w:line="480" w:lineRule="auto"/>
        <w:rPr>
          <w:rFonts w:asciiTheme="majorBidi" w:hAnsiTheme="majorBidi" w:cstheme="majorBidi"/>
          <w:b/>
          <w:bCs/>
          <w:sz w:val="24"/>
          <w:szCs w:val="24"/>
        </w:rPr>
      </w:pPr>
      <w:ins w:id="81" w:author="Basheer Al-Duwairi" w:date="2019-11-25T23:27:00Z">
        <w:r>
          <w:rPr>
            <w:rFonts w:asciiTheme="majorBidi" w:hAnsiTheme="majorBidi" w:cstheme="majorBidi"/>
            <w:b/>
            <w:bCs/>
            <w:sz w:val="24"/>
            <w:szCs w:val="24"/>
          </w:rPr>
          <w:t xml:space="preserve">4.3 </w:t>
        </w:r>
      </w:ins>
      <w:del w:id="82" w:author="Basheer Al-Duwairi" w:date="2019-11-25T23:27:00Z">
        <w:r w:rsidR="00544482" w:rsidRPr="003449BD" w:rsidDel="00547A2E">
          <w:rPr>
            <w:rFonts w:asciiTheme="majorBidi" w:hAnsiTheme="majorBidi" w:cstheme="majorBidi"/>
            <w:b/>
            <w:bCs/>
            <w:sz w:val="24"/>
            <w:szCs w:val="24"/>
          </w:rPr>
          <w:delText xml:space="preserve">Step5: </w:delText>
        </w:r>
      </w:del>
      <w:r w:rsidR="00544482" w:rsidRPr="003449BD">
        <w:rPr>
          <w:rFonts w:asciiTheme="majorBidi" w:hAnsiTheme="majorBidi" w:cstheme="majorBidi"/>
          <w:b/>
          <w:bCs/>
          <w:sz w:val="24"/>
          <w:szCs w:val="24"/>
        </w:rPr>
        <w:t xml:space="preserve">Recovery </w:t>
      </w:r>
      <w:ins w:id="83" w:author="Basheer Al-Duwairi" w:date="2019-11-25T23:27:00Z">
        <w:r>
          <w:rPr>
            <w:rFonts w:asciiTheme="majorBidi" w:hAnsiTheme="majorBidi" w:cstheme="majorBidi"/>
            <w:b/>
            <w:bCs/>
            <w:sz w:val="24"/>
            <w:szCs w:val="24"/>
          </w:rPr>
          <w:t xml:space="preserve">from Ransomware Attack </w:t>
        </w:r>
      </w:ins>
      <w:del w:id="84" w:author="Basheer Al-Duwairi" w:date="2019-11-25T23:27:00Z">
        <w:r w:rsidR="00544482" w:rsidRPr="003449BD" w:rsidDel="00547A2E">
          <w:rPr>
            <w:rFonts w:asciiTheme="majorBidi" w:hAnsiTheme="majorBidi" w:cstheme="majorBidi"/>
            <w:b/>
            <w:bCs/>
            <w:sz w:val="24"/>
            <w:szCs w:val="24"/>
          </w:rPr>
          <w:delText>process</w:delText>
        </w:r>
      </w:del>
    </w:p>
    <w:p w14:paraId="26886614" w14:textId="77777777" w:rsidR="00544482" w:rsidRPr="003449BD" w:rsidRDefault="00451371" w:rsidP="00AA4273">
      <w:pPr>
        <w:spacing w:after="0" w:line="480" w:lineRule="auto"/>
        <w:rPr>
          <w:rFonts w:asciiTheme="majorBidi" w:hAnsiTheme="majorBidi" w:cstheme="majorBidi"/>
          <w:sz w:val="24"/>
          <w:szCs w:val="24"/>
        </w:rPr>
      </w:pPr>
      <w:r>
        <w:rPr>
          <w:rFonts w:asciiTheme="majorBidi" w:hAnsiTheme="majorBidi" w:cstheme="majorBidi"/>
          <w:sz w:val="24"/>
          <w:szCs w:val="24"/>
        </w:rPr>
        <w:t xml:space="preserve">The framework ultimate goal as mentioned earlier, is to preserve the files in case of ransomware </w:t>
      </w:r>
      <w:r w:rsidR="00AA4273">
        <w:rPr>
          <w:rFonts w:asciiTheme="majorBidi" w:hAnsiTheme="majorBidi" w:cstheme="majorBidi"/>
          <w:sz w:val="24"/>
          <w:szCs w:val="24"/>
        </w:rPr>
        <w:t>attacks take place. The result of attack will corrupt the file or even delete it. But we ensured that the file is self-healed as the protected version will not be affected and points to the original file</w:t>
      </w:r>
      <w:r w:rsidR="007405A5">
        <w:rPr>
          <w:rFonts w:asciiTheme="majorBidi" w:hAnsiTheme="majorBidi" w:cstheme="majorBidi"/>
          <w:sz w:val="24"/>
          <w:szCs w:val="24"/>
        </w:rPr>
        <w:t>.</w:t>
      </w:r>
      <w:r w:rsidR="00544482" w:rsidRPr="003449BD">
        <w:rPr>
          <w:rFonts w:asciiTheme="majorBidi" w:hAnsiTheme="majorBidi" w:cstheme="majorBidi"/>
          <w:sz w:val="24"/>
          <w:szCs w:val="24"/>
        </w:rPr>
        <w:t xml:space="preserve"> Based on our solution the protected snapshots will be not </w:t>
      </w:r>
      <w:r w:rsidR="00544482" w:rsidRPr="003449BD">
        <w:rPr>
          <w:rFonts w:asciiTheme="majorBidi" w:hAnsiTheme="majorBidi" w:cstheme="majorBidi"/>
          <w:sz w:val="24"/>
          <w:szCs w:val="24"/>
        </w:rPr>
        <w:lastRenderedPageBreak/>
        <w:t>affected and can be recovered under root privileges. The recovery process is done by removing the sticky bit attribute and make sure that the file extension is .odt</w:t>
      </w:r>
    </w:p>
    <w:p w14:paraId="59C0C696" w14:textId="77777777" w:rsidR="00544482" w:rsidRPr="003449BD" w:rsidRDefault="00544482" w:rsidP="003449BD">
      <w:pPr>
        <w:spacing w:after="0" w:line="480" w:lineRule="auto"/>
        <w:rPr>
          <w:rFonts w:asciiTheme="majorBidi" w:hAnsiTheme="majorBidi" w:cstheme="majorBidi"/>
          <w:sz w:val="24"/>
          <w:szCs w:val="24"/>
        </w:rPr>
      </w:pPr>
      <w:r w:rsidRPr="003449BD">
        <w:rPr>
          <w:rFonts w:asciiTheme="majorBidi" w:hAnsiTheme="majorBidi" w:cstheme="majorBidi"/>
          <w:noProof/>
          <w:sz w:val="24"/>
          <w:szCs w:val="24"/>
        </w:rPr>
        <w:drawing>
          <wp:inline distT="0" distB="0" distL="0" distR="0" wp14:anchorId="2C87A225" wp14:editId="6A643BD5">
            <wp:extent cx="1704975" cy="75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975" cy="752475"/>
                    </a:xfrm>
                    <a:prstGeom prst="rect">
                      <a:avLst/>
                    </a:prstGeom>
                  </pic:spPr>
                </pic:pic>
              </a:graphicData>
            </a:graphic>
          </wp:inline>
        </w:drawing>
      </w:r>
      <w:r w:rsidRPr="003449BD">
        <w:rPr>
          <w:rFonts w:asciiTheme="majorBidi" w:hAnsiTheme="majorBidi" w:cstheme="majorBidi"/>
          <w:noProof/>
          <w:sz w:val="24"/>
          <w:szCs w:val="24"/>
        </w:rPr>
        <w:drawing>
          <wp:inline distT="0" distB="0" distL="0" distR="0" wp14:anchorId="225844C7" wp14:editId="2F535D70">
            <wp:extent cx="4857750" cy="1428750"/>
            <wp:effectExtent l="19050" t="19050" r="1905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1428750"/>
                    </a:xfrm>
                    <a:prstGeom prst="rect">
                      <a:avLst/>
                    </a:prstGeom>
                    <a:ln>
                      <a:solidFill>
                        <a:schemeClr val="tx2"/>
                      </a:solidFill>
                    </a:ln>
                  </pic:spPr>
                </pic:pic>
              </a:graphicData>
            </a:graphic>
          </wp:inline>
        </w:drawing>
      </w:r>
    </w:p>
    <w:p w14:paraId="538F409B" w14:textId="77777777" w:rsidR="009E5BA3" w:rsidRPr="00C859CB" w:rsidRDefault="00544482" w:rsidP="00C859CB">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Figure 4.7: recovery process</w:t>
      </w:r>
    </w:p>
    <w:p w14:paraId="39AE6B87" w14:textId="5358C2B6" w:rsidR="009E5BA3" w:rsidRPr="003449BD" w:rsidRDefault="009E5BA3" w:rsidP="003449BD">
      <w:pPr>
        <w:spacing w:after="0" w:line="480" w:lineRule="auto"/>
        <w:rPr>
          <w:rFonts w:asciiTheme="majorBidi" w:hAnsiTheme="majorBidi" w:cstheme="majorBidi"/>
          <w:b/>
          <w:bCs/>
          <w:sz w:val="24"/>
          <w:szCs w:val="24"/>
        </w:rPr>
      </w:pPr>
      <w:r w:rsidRPr="003449BD">
        <w:rPr>
          <w:rFonts w:asciiTheme="majorBidi" w:hAnsiTheme="majorBidi" w:cstheme="majorBidi"/>
          <w:b/>
          <w:bCs/>
          <w:sz w:val="24"/>
          <w:szCs w:val="24"/>
        </w:rPr>
        <w:t>4.</w:t>
      </w:r>
      <w:ins w:id="85" w:author="Basheer Al-Duwairi" w:date="2019-11-25T23:28:00Z">
        <w:r w:rsidR="00547A2E">
          <w:rPr>
            <w:rFonts w:asciiTheme="majorBidi" w:hAnsiTheme="majorBidi" w:cstheme="majorBidi"/>
            <w:b/>
            <w:bCs/>
            <w:sz w:val="24"/>
            <w:szCs w:val="24"/>
          </w:rPr>
          <w:t>4</w:t>
        </w:r>
      </w:ins>
      <w:del w:id="86" w:author="Basheer Al-Duwairi" w:date="2019-11-25T23:28:00Z">
        <w:r w:rsidRPr="003449BD" w:rsidDel="00547A2E">
          <w:rPr>
            <w:rFonts w:asciiTheme="majorBidi" w:hAnsiTheme="majorBidi" w:cstheme="majorBidi"/>
            <w:b/>
            <w:bCs/>
            <w:sz w:val="24"/>
            <w:szCs w:val="24"/>
          </w:rPr>
          <w:delText>2</w:delText>
        </w:r>
      </w:del>
      <w:r w:rsidRPr="003449BD">
        <w:rPr>
          <w:rFonts w:asciiTheme="majorBidi" w:hAnsiTheme="majorBidi" w:cstheme="majorBidi"/>
          <w:b/>
          <w:bCs/>
          <w:sz w:val="24"/>
          <w:szCs w:val="24"/>
        </w:rPr>
        <w:t>: Implementation challenges and limitations</w:t>
      </w:r>
    </w:p>
    <w:p w14:paraId="735FDF20" w14:textId="77777777" w:rsidR="009E5BA3" w:rsidRPr="003449BD" w:rsidRDefault="009E5BA3" w:rsidP="003449BD">
      <w:pPr>
        <w:spacing w:after="0" w:line="480" w:lineRule="auto"/>
        <w:ind w:firstLine="360"/>
        <w:rPr>
          <w:rFonts w:asciiTheme="majorBidi" w:hAnsiTheme="majorBidi" w:cstheme="majorBidi"/>
          <w:sz w:val="24"/>
          <w:szCs w:val="24"/>
        </w:rPr>
      </w:pPr>
      <w:r w:rsidRPr="003449BD">
        <w:rPr>
          <w:rFonts w:asciiTheme="majorBidi" w:hAnsiTheme="majorBidi" w:cstheme="majorBidi"/>
          <w:sz w:val="24"/>
          <w:szCs w:val="24"/>
        </w:rPr>
        <w:t>Throughout this theses, we conduct several experiments to achieve our goal to keep a protected version of our xml based files. Unfortunately, we faced many challenges during the implementation. I can summarize these challenges in the following section:</w:t>
      </w:r>
    </w:p>
    <w:p w14:paraId="3FFFBA99" w14:textId="77777777" w:rsidR="009E5BA3" w:rsidRDefault="009E5BA3" w:rsidP="007405A5">
      <w:pPr>
        <w:pStyle w:val="ListParagraph"/>
        <w:numPr>
          <w:ilvl w:val="0"/>
          <w:numId w:val="1"/>
        </w:numPr>
        <w:spacing w:after="0" w:line="480" w:lineRule="auto"/>
        <w:rPr>
          <w:rFonts w:asciiTheme="majorBidi" w:hAnsiTheme="majorBidi" w:cstheme="majorBidi"/>
          <w:sz w:val="24"/>
          <w:szCs w:val="24"/>
        </w:rPr>
      </w:pPr>
      <w:r w:rsidRPr="003449BD">
        <w:rPr>
          <w:rFonts w:asciiTheme="majorBidi" w:hAnsiTheme="majorBidi" w:cstheme="majorBidi"/>
          <w:sz w:val="24"/>
          <w:szCs w:val="24"/>
        </w:rPr>
        <w:t xml:space="preserve">We start our work under Windows environment, we decided to consider MS Word documents to be our </w:t>
      </w:r>
      <w:r w:rsidR="007405A5">
        <w:rPr>
          <w:rFonts w:asciiTheme="majorBidi" w:hAnsiTheme="majorBidi" w:cstheme="majorBidi"/>
          <w:sz w:val="24"/>
          <w:szCs w:val="24"/>
        </w:rPr>
        <w:t>use</w:t>
      </w:r>
      <w:r w:rsidRPr="003449BD">
        <w:rPr>
          <w:rFonts w:asciiTheme="majorBidi" w:hAnsiTheme="majorBidi" w:cstheme="majorBidi"/>
          <w:sz w:val="24"/>
          <w:szCs w:val="24"/>
        </w:rPr>
        <w:t xml:space="preserve"> cases which is XML based structure. We did the following steps, first we implement a plugin to be added to MS Word files ribbon using MS Visual studio project. The main goal for this plugin is to work as version control system for the working documents by keeping a version or full snapshot of the active word document when fie closing. We make this process as a background process</w:t>
      </w:r>
      <w:r w:rsidR="007405A5">
        <w:rPr>
          <w:rFonts w:asciiTheme="majorBidi" w:hAnsiTheme="majorBidi" w:cstheme="majorBidi"/>
          <w:sz w:val="24"/>
          <w:szCs w:val="24"/>
        </w:rPr>
        <w:t>. Figure 4.8 shows the added plugin to MS word 2013 ribbon.</w:t>
      </w:r>
    </w:p>
    <w:p w14:paraId="50A64FAE" w14:textId="77777777" w:rsidR="00A13E52" w:rsidRPr="003449BD" w:rsidRDefault="00A13E52" w:rsidP="00A13E52">
      <w:pPr>
        <w:pStyle w:val="ListParagraph"/>
        <w:spacing w:after="0" w:line="480" w:lineRule="auto"/>
        <w:rPr>
          <w:rFonts w:asciiTheme="majorBidi" w:hAnsiTheme="majorBidi" w:cstheme="majorBidi"/>
          <w:sz w:val="24"/>
          <w:szCs w:val="24"/>
        </w:rPr>
      </w:pPr>
      <w:r>
        <w:rPr>
          <w:noProof/>
        </w:rPr>
        <w:lastRenderedPageBreak/>
        <w:drawing>
          <wp:inline distT="0" distB="0" distL="0" distR="0" wp14:anchorId="2C344EAE" wp14:editId="6DBB3D81">
            <wp:extent cx="4752975" cy="905510"/>
            <wp:effectExtent l="19050" t="19050" r="2857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905510"/>
                    </a:xfrm>
                    <a:prstGeom prst="rect">
                      <a:avLst/>
                    </a:prstGeom>
                    <a:ln>
                      <a:solidFill>
                        <a:schemeClr val="tx1"/>
                      </a:solidFill>
                    </a:ln>
                  </pic:spPr>
                </pic:pic>
              </a:graphicData>
            </a:graphic>
          </wp:inline>
        </w:drawing>
      </w:r>
    </w:p>
    <w:p w14:paraId="174BA6B9" w14:textId="77777777" w:rsidR="00A13E52" w:rsidRPr="00C859CB" w:rsidRDefault="00A13E52" w:rsidP="00A13E52">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Figure 4.</w:t>
      </w:r>
      <w:r>
        <w:rPr>
          <w:rFonts w:asciiTheme="majorBidi" w:hAnsiTheme="majorBidi" w:cstheme="majorBidi" w:hint="cs"/>
          <w:sz w:val="20"/>
          <w:szCs w:val="20"/>
          <w:rtl/>
        </w:rPr>
        <w:t>8</w:t>
      </w:r>
      <w:r w:rsidRPr="00C859CB">
        <w:rPr>
          <w:rFonts w:asciiTheme="majorBidi" w:hAnsiTheme="majorBidi" w:cstheme="majorBidi"/>
          <w:sz w:val="20"/>
          <w:szCs w:val="20"/>
        </w:rPr>
        <w:t xml:space="preserve">: </w:t>
      </w:r>
      <w:r>
        <w:rPr>
          <w:rFonts w:asciiTheme="majorBidi" w:hAnsiTheme="majorBidi" w:cstheme="majorBidi"/>
          <w:sz w:val="20"/>
          <w:szCs w:val="20"/>
        </w:rPr>
        <w:t xml:space="preserve">MS word 2013 custom plugin </w:t>
      </w:r>
    </w:p>
    <w:p w14:paraId="4C47B8E2" w14:textId="77777777" w:rsidR="00C723A6" w:rsidRPr="003449BD" w:rsidRDefault="00C723A6" w:rsidP="003449BD">
      <w:pPr>
        <w:pStyle w:val="ListParagraph"/>
        <w:spacing w:after="0" w:line="480" w:lineRule="auto"/>
        <w:rPr>
          <w:rFonts w:asciiTheme="majorBidi" w:hAnsiTheme="majorBidi" w:cstheme="majorBidi"/>
          <w:sz w:val="24"/>
          <w:szCs w:val="24"/>
        </w:rPr>
      </w:pPr>
    </w:p>
    <w:p w14:paraId="768CA059" w14:textId="77777777" w:rsidR="00A13E52" w:rsidRDefault="009E5BA3" w:rsidP="007405A5">
      <w:pPr>
        <w:pStyle w:val="ListParagraph"/>
        <w:numPr>
          <w:ilvl w:val="0"/>
          <w:numId w:val="1"/>
        </w:numPr>
        <w:spacing w:after="0" w:line="480" w:lineRule="auto"/>
        <w:rPr>
          <w:rFonts w:asciiTheme="majorBidi" w:hAnsiTheme="majorBidi" w:cstheme="majorBidi"/>
          <w:sz w:val="24"/>
          <w:szCs w:val="24"/>
        </w:rPr>
      </w:pPr>
      <w:r w:rsidRPr="003449BD">
        <w:rPr>
          <w:rFonts w:asciiTheme="majorBidi" w:hAnsiTheme="majorBidi" w:cstheme="majorBidi"/>
          <w:sz w:val="24"/>
          <w:szCs w:val="24"/>
        </w:rPr>
        <w:t>We aimed to build the version control system to be a distributed version control system that ensures portability and doesn’t depe</w:t>
      </w:r>
      <w:r w:rsidR="007405A5">
        <w:rPr>
          <w:rFonts w:asciiTheme="majorBidi" w:hAnsiTheme="majorBidi" w:cstheme="majorBidi"/>
          <w:sz w:val="24"/>
          <w:szCs w:val="24"/>
        </w:rPr>
        <w:t xml:space="preserve">nds on a centralized repository, the implemented plugin ensures portability since it keeps the versions inside the file structure. </w:t>
      </w:r>
      <w:r w:rsidR="00A13E52">
        <w:rPr>
          <w:rFonts w:asciiTheme="majorBidi" w:hAnsiTheme="majorBidi" w:cstheme="majorBidi"/>
          <w:sz w:val="24"/>
          <w:szCs w:val="24"/>
        </w:rPr>
        <w:t>Figure 4.9 shows example of the kept</w:t>
      </w:r>
      <w:r w:rsidR="00B656B4">
        <w:rPr>
          <w:rFonts w:asciiTheme="majorBidi" w:hAnsiTheme="majorBidi" w:cstheme="majorBidi"/>
          <w:sz w:val="24"/>
          <w:szCs w:val="24"/>
        </w:rPr>
        <w:t xml:space="preserve"> versions (history folder) </w:t>
      </w:r>
      <w:r w:rsidR="00A13E52">
        <w:rPr>
          <w:rFonts w:asciiTheme="majorBidi" w:hAnsiTheme="majorBidi" w:cstheme="majorBidi"/>
          <w:sz w:val="24"/>
          <w:szCs w:val="24"/>
        </w:rPr>
        <w:t>inside the file itself</w:t>
      </w:r>
      <w:r w:rsidR="00B656B4">
        <w:rPr>
          <w:rFonts w:asciiTheme="majorBidi" w:hAnsiTheme="majorBidi" w:cstheme="majorBidi"/>
          <w:sz w:val="24"/>
          <w:szCs w:val="24"/>
        </w:rPr>
        <w:t xml:space="preserve"> after extraction.</w:t>
      </w:r>
    </w:p>
    <w:p w14:paraId="0BF065E7" w14:textId="77777777" w:rsidR="00B656B4" w:rsidRDefault="00B656B4" w:rsidP="00B656B4">
      <w:pPr>
        <w:pStyle w:val="ListParagraph"/>
        <w:spacing w:after="0" w:line="480" w:lineRule="auto"/>
        <w:rPr>
          <w:rFonts w:asciiTheme="majorBidi" w:hAnsiTheme="majorBidi" w:cstheme="majorBidi"/>
          <w:sz w:val="24"/>
          <w:szCs w:val="24"/>
        </w:rPr>
      </w:pPr>
      <w:r>
        <w:rPr>
          <w:noProof/>
        </w:rPr>
        <w:drawing>
          <wp:inline distT="0" distB="0" distL="0" distR="0" wp14:anchorId="433364F7" wp14:editId="25B52F2C">
            <wp:extent cx="2486025" cy="11525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152525"/>
                    </a:xfrm>
                    <a:prstGeom prst="rect">
                      <a:avLst/>
                    </a:prstGeom>
                    <a:ln>
                      <a:solidFill>
                        <a:schemeClr val="tx1"/>
                      </a:solidFill>
                    </a:ln>
                  </pic:spPr>
                </pic:pic>
              </a:graphicData>
            </a:graphic>
          </wp:inline>
        </w:drawing>
      </w:r>
    </w:p>
    <w:p w14:paraId="2082143B" w14:textId="77777777" w:rsidR="00A13E52" w:rsidRPr="00396215" w:rsidRDefault="00B656B4" w:rsidP="00396215">
      <w:pPr>
        <w:spacing w:after="0" w:line="480" w:lineRule="auto"/>
        <w:jc w:val="center"/>
        <w:rPr>
          <w:rFonts w:asciiTheme="majorBidi" w:hAnsiTheme="majorBidi" w:cstheme="majorBidi"/>
          <w:sz w:val="20"/>
          <w:szCs w:val="20"/>
        </w:rPr>
      </w:pPr>
      <w:r w:rsidRPr="00C859CB">
        <w:rPr>
          <w:rFonts w:asciiTheme="majorBidi" w:hAnsiTheme="majorBidi" w:cstheme="majorBidi"/>
          <w:sz w:val="20"/>
          <w:szCs w:val="20"/>
        </w:rPr>
        <w:t>Figure 4.</w:t>
      </w:r>
      <w:r>
        <w:rPr>
          <w:rFonts w:asciiTheme="majorBidi" w:hAnsiTheme="majorBidi" w:cstheme="majorBidi"/>
          <w:sz w:val="20"/>
          <w:szCs w:val="20"/>
        </w:rPr>
        <w:t>9</w:t>
      </w:r>
      <w:r w:rsidRPr="00C859CB">
        <w:rPr>
          <w:rFonts w:asciiTheme="majorBidi" w:hAnsiTheme="majorBidi" w:cstheme="majorBidi"/>
          <w:sz w:val="20"/>
          <w:szCs w:val="20"/>
        </w:rPr>
        <w:t xml:space="preserve">: </w:t>
      </w:r>
      <w:r>
        <w:rPr>
          <w:rFonts w:asciiTheme="majorBidi" w:hAnsiTheme="majorBidi" w:cstheme="majorBidi"/>
          <w:sz w:val="20"/>
          <w:szCs w:val="20"/>
        </w:rPr>
        <w:t xml:space="preserve">history versions folder inside file structure </w:t>
      </w:r>
    </w:p>
    <w:p w14:paraId="394ECF96" w14:textId="77777777" w:rsidR="004215A7" w:rsidRPr="00396215" w:rsidRDefault="00C723A6" w:rsidP="00396215">
      <w:pPr>
        <w:pStyle w:val="ListParagraph"/>
        <w:numPr>
          <w:ilvl w:val="0"/>
          <w:numId w:val="1"/>
        </w:numPr>
        <w:spacing w:after="0" w:line="480" w:lineRule="auto"/>
        <w:rPr>
          <w:rFonts w:asciiTheme="majorBidi" w:hAnsiTheme="majorBidi" w:cstheme="majorBidi"/>
          <w:sz w:val="24"/>
          <w:szCs w:val="24"/>
        </w:rPr>
      </w:pPr>
      <w:r w:rsidRPr="003449BD">
        <w:rPr>
          <w:rFonts w:asciiTheme="majorBidi" w:hAnsiTheme="majorBidi" w:cstheme="majorBidi"/>
          <w:sz w:val="24"/>
          <w:szCs w:val="24"/>
        </w:rPr>
        <w:t>We implement a windows service that runs in the background to call the plugin function when file closing that iterate for the word documents that exist in the hard disk or a specified directory. This service implicitly open the word file and close it, by closing it will take a snapshot inside the file itself, so by taking the snapshot the plugin creates the version and adds it inside the file structure</w:t>
      </w:r>
      <w:r w:rsidR="00E478AF" w:rsidRPr="003449BD">
        <w:rPr>
          <w:rFonts w:asciiTheme="majorBidi" w:hAnsiTheme="majorBidi" w:cstheme="majorBidi"/>
          <w:sz w:val="24"/>
          <w:szCs w:val="24"/>
        </w:rPr>
        <w:t>, So we are taking about a portable version control system, the version is saved and added to the file structure</w:t>
      </w:r>
      <w:r w:rsidR="00396215">
        <w:rPr>
          <w:rFonts w:asciiTheme="majorBidi" w:hAnsiTheme="majorBidi" w:cstheme="majorBidi"/>
          <w:sz w:val="24"/>
          <w:szCs w:val="24"/>
        </w:rPr>
        <w:t>.</w:t>
      </w:r>
    </w:p>
    <w:p w14:paraId="1F7E7128" w14:textId="77777777" w:rsidR="007B4A5C" w:rsidRPr="00396215" w:rsidRDefault="004215A7" w:rsidP="00396215">
      <w:pPr>
        <w:pStyle w:val="ListParagraph"/>
        <w:numPr>
          <w:ilvl w:val="0"/>
          <w:numId w:val="1"/>
        </w:numPr>
        <w:spacing w:after="0" w:line="480" w:lineRule="auto"/>
        <w:rPr>
          <w:rFonts w:asciiTheme="majorBidi" w:hAnsiTheme="majorBidi" w:cstheme="majorBidi"/>
          <w:sz w:val="24"/>
          <w:szCs w:val="24"/>
        </w:rPr>
      </w:pPr>
      <w:r w:rsidRPr="003449BD">
        <w:rPr>
          <w:rFonts w:asciiTheme="majorBidi" w:hAnsiTheme="majorBidi" w:cstheme="majorBidi"/>
          <w:sz w:val="24"/>
          <w:szCs w:val="24"/>
        </w:rPr>
        <w:t xml:space="preserve">The second challenge is to perform the permission to the version each time the service is called. MS word files are compressed structure files; which means its </w:t>
      </w:r>
      <w:r w:rsidRPr="003449BD">
        <w:rPr>
          <w:rFonts w:asciiTheme="majorBidi" w:hAnsiTheme="majorBidi" w:cstheme="majorBidi"/>
          <w:sz w:val="24"/>
          <w:szCs w:val="24"/>
        </w:rPr>
        <w:lastRenderedPageBreak/>
        <w:t xml:space="preserve">compressed structure as shown in the following example, the version is part of the file structure. The main challenge when perform the read-only permissions on the specified version we lose these permissions while compressing or zipping the file again. This is because a file attributes in windows environments. </w:t>
      </w:r>
    </w:p>
    <w:p w14:paraId="50C7BFD5" w14:textId="77777777" w:rsidR="007B4A5C" w:rsidRPr="003449BD" w:rsidRDefault="007B4A5C" w:rsidP="003449BD">
      <w:pPr>
        <w:pStyle w:val="ListParagraph"/>
        <w:numPr>
          <w:ilvl w:val="0"/>
          <w:numId w:val="1"/>
        </w:numPr>
        <w:spacing w:after="0" w:line="480" w:lineRule="auto"/>
        <w:rPr>
          <w:rFonts w:asciiTheme="majorBidi" w:hAnsiTheme="majorBidi" w:cstheme="majorBidi"/>
          <w:sz w:val="24"/>
          <w:szCs w:val="24"/>
        </w:rPr>
      </w:pPr>
      <w:r w:rsidRPr="003449BD">
        <w:rPr>
          <w:rFonts w:asciiTheme="majorBidi" w:hAnsiTheme="majorBidi" w:cstheme="majorBidi"/>
          <w:sz w:val="24"/>
          <w:szCs w:val="24"/>
        </w:rPr>
        <w:t>So we decided to move to Linux environment, to perform our experiments. The approach still almost the same with some modifications. The plugin is implemented under windows and it doesn’t for Liber Office files under Linux.</w:t>
      </w:r>
    </w:p>
    <w:p w14:paraId="1A171FFA" w14:textId="77777777" w:rsidR="004215A7" w:rsidRPr="003449BD" w:rsidRDefault="004215A7" w:rsidP="003449BD">
      <w:pPr>
        <w:pStyle w:val="ListParagraph"/>
        <w:spacing w:after="0" w:line="480" w:lineRule="auto"/>
        <w:rPr>
          <w:rFonts w:asciiTheme="majorBidi" w:hAnsiTheme="majorBidi" w:cstheme="majorBidi"/>
          <w:sz w:val="24"/>
          <w:szCs w:val="24"/>
        </w:rPr>
      </w:pPr>
    </w:p>
    <w:p w14:paraId="04328C3F" w14:textId="77777777" w:rsidR="009E5BA3" w:rsidRPr="003449BD" w:rsidRDefault="009E5BA3" w:rsidP="003449BD">
      <w:pPr>
        <w:spacing w:after="0" w:line="480" w:lineRule="auto"/>
        <w:rPr>
          <w:rFonts w:asciiTheme="majorBidi" w:hAnsiTheme="majorBidi" w:cstheme="majorBidi"/>
          <w:sz w:val="24"/>
          <w:szCs w:val="24"/>
        </w:rPr>
      </w:pPr>
    </w:p>
    <w:sectPr w:rsidR="009E5BA3" w:rsidRPr="003449B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5B43E" w14:textId="77777777" w:rsidR="0013108C" w:rsidRDefault="0013108C" w:rsidP="0026658C">
      <w:pPr>
        <w:spacing w:after="0" w:line="240" w:lineRule="auto"/>
      </w:pPr>
      <w:r>
        <w:separator/>
      </w:r>
    </w:p>
  </w:endnote>
  <w:endnote w:type="continuationSeparator" w:id="0">
    <w:p w14:paraId="136A18BD" w14:textId="77777777" w:rsidR="0013108C" w:rsidRDefault="0013108C" w:rsidP="00266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F83DA" w14:textId="77777777" w:rsidR="0013108C" w:rsidRDefault="0013108C" w:rsidP="0026658C">
      <w:pPr>
        <w:spacing w:after="0" w:line="240" w:lineRule="auto"/>
      </w:pPr>
      <w:r>
        <w:separator/>
      </w:r>
    </w:p>
  </w:footnote>
  <w:footnote w:type="continuationSeparator" w:id="0">
    <w:p w14:paraId="6B3D3CF6" w14:textId="77777777" w:rsidR="0013108C" w:rsidRDefault="0013108C" w:rsidP="002665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B67E1F"/>
    <w:multiLevelType w:val="hybridMultilevel"/>
    <w:tmpl w:val="649C4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hmoud Dwairi">
    <w15:presenceInfo w15:providerId="AD" w15:userId="S-1-5-21-195691360-517701070-1561297768-2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BDF"/>
    <w:rsid w:val="00004BDF"/>
    <w:rsid w:val="000350FC"/>
    <w:rsid w:val="00042898"/>
    <w:rsid w:val="0013108C"/>
    <w:rsid w:val="001B5F69"/>
    <w:rsid w:val="002300D7"/>
    <w:rsid w:val="0024069F"/>
    <w:rsid w:val="00247C90"/>
    <w:rsid w:val="0026658C"/>
    <w:rsid w:val="00292B68"/>
    <w:rsid w:val="002D233C"/>
    <w:rsid w:val="00317AEE"/>
    <w:rsid w:val="003449BD"/>
    <w:rsid w:val="0036091E"/>
    <w:rsid w:val="00396215"/>
    <w:rsid w:val="003B2A50"/>
    <w:rsid w:val="00417049"/>
    <w:rsid w:val="004215A7"/>
    <w:rsid w:val="00451371"/>
    <w:rsid w:val="004828EB"/>
    <w:rsid w:val="00492C0E"/>
    <w:rsid w:val="00495608"/>
    <w:rsid w:val="00544482"/>
    <w:rsid w:val="00547A2E"/>
    <w:rsid w:val="005656E4"/>
    <w:rsid w:val="0060565A"/>
    <w:rsid w:val="00694FE2"/>
    <w:rsid w:val="006C2545"/>
    <w:rsid w:val="007405A5"/>
    <w:rsid w:val="007B4A5C"/>
    <w:rsid w:val="007D2C92"/>
    <w:rsid w:val="00857E5A"/>
    <w:rsid w:val="00921103"/>
    <w:rsid w:val="009A2988"/>
    <w:rsid w:val="009C3488"/>
    <w:rsid w:val="009E5BA3"/>
    <w:rsid w:val="009F4A8B"/>
    <w:rsid w:val="00A13E52"/>
    <w:rsid w:val="00AA4273"/>
    <w:rsid w:val="00B656B4"/>
    <w:rsid w:val="00C21C00"/>
    <w:rsid w:val="00C27050"/>
    <w:rsid w:val="00C57844"/>
    <w:rsid w:val="00C723A6"/>
    <w:rsid w:val="00C859CB"/>
    <w:rsid w:val="00D823A3"/>
    <w:rsid w:val="00DC1B53"/>
    <w:rsid w:val="00DE1650"/>
    <w:rsid w:val="00E14580"/>
    <w:rsid w:val="00E478AF"/>
    <w:rsid w:val="00E50E4B"/>
    <w:rsid w:val="00EF5F26"/>
    <w:rsid w:val="00F046DA"/>
    <w:rsid w:val="00F46443"/>
    <w:rsid w:val="00F47C17"/>
    <w:rsid w:val="00F568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86F766"/>
  <w15:docId w15:val="{B8EDBA5A-16F9-406D-9B00-CA45A0B64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5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58C"/>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658C"/>
  </w:style>
  <w:style w:type="paragraph" w:styleId="Footer">
    <w:name w:val="footer"/>
    <w:basedOn w:val="Normal"/>
    <w:link w:val="FooterChar"/>
    <w:uiPriority w:val="99"/>
    <w:unhideWhenUsed/>
    <w:rsid w:val="0026658C"/>
    <w:pPr>
      <w:tabs>
        <w:tab w:val="center" w:pos="4320"/>
        <w:tab w:val="right" w:pos="8640"/>
      </w:tabs>
      <w:spacing w:after="0" w:line="240" w:lineRule="auto"/>
    </w:pPr>
  </w:style>
  <w:style w:type="character" w:customStyle="1" w:styleId="FooterChar">
    <w:name w:val="Footer Char"/>
    <w:basedOn w:val="DefaultParagraphFont"/>
    <w:link w:val="Footer"/>
    <w:uiPriority w:val="99"/>
    <w:rsid w:val="0026658C"/>
  </w:style>
  <w:style w:type="paragraph" w:styleId="ListParagraph">
    <w:name w:val="List Paragraph"/>
    <w:basedOn w:val="Normal"/>
    <w:uiPriority w:val="34"/>
    <w:qFormat/>
    <w:rsid w:val="009E5BA3"/>
    <w:pPr>
      <w:ind w:left="720"/>
      <w:contextualSpacing/>
    </w:pPr>
  </w:style>
  <w:style w:type="paragraph" w:styleId="BalloonText">
    <w:name w:val="Balloon Text"/>
    <w:basedOn w:val="Normal"/>
    <w:link w:val="BalloonTextChar"/>
    <w:uiPriority w:val="99"/>
    <w:semiHidden/>
    <w:unhideWhenUsed/>
    <w:rsid w:val="0092110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1103"/>
    <w:rPr>
      <w:rFonts w:ascii="Lucida Grande" w:hAnsi="Lucida Grande" w:cs="Lucida Grande"/>
      <w:sz w:val="18"/>
      <w:szCs w:val="18"/>
    </w:rPr>
  </w:style>
  <w:style w:type="paragraph" w:styleId="NormalWeb">
    <w:name w:val="Normal (Web)"/>
    <w:basedOn w:val="Normal"/>
    <w:uiPriority w:val="99"/>
    <w:semiHidden/>
    <w:unhideWhenUsed/>
    <w:rsid w:val="00921103"/>
    <w:pPr>
      <w:spacing w:before="100" w:beforeAutospacing="1" w:after="100" w:afterAutospacing="1" w:line="240" w:lineRule="auto"/>
    </w:pPr>
    <w:rPr>
      <w:rFonts w:ascii="Times New Roman" w:eastAsiaTheme="minorEastAsia"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10</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Dwairi</dc:creator>
  <cp:keywords/>
  <dc:description/>
  <cp:lastModifiedBy>Mahmoud Dwairi</cp:lastModifiedBy>
  <cp:revision>3</cp:revision>
  <dcterms:created xsi:type="dcterms:W3CDTF">2019-11-25T21:39:00Z</dcterms:created>
  <dcterms:modified xsi:type="dcterms:W3CDTF">2019-11-26T22:07:00Z</dcterms:modified>
</cp:coreProperties>
</file>

<file path=history/_rels/revision-history.xml.rels>&#65279;<?xml version="1.0" encoding="utf-8"?><Relationships xmlns="http://schemas.openxmlformats.org/package/2006/relationships"><Relationship Type="http://www.cs.uwm.edu/molhado/backup-file" Target="eb12f43d-a4ac-4d27-8531-188fea8a7374/word/media/image3.gif~" Id="R55f84ef007984bec" /><Relationship Type="http://www.cs.uwm.edu/molhado/backup-file" Target="b4dc97d2-8089-4035-a4de-eb233cacf749/word/media/image6.jpg~" Id="Ra7be637d84da4073" /><Relationship Type="http://www.cs.uwm.edu/molhado/backup-file" Target="3ec2c3b1-7efd-4f90-8d22-8335acc27b34/word/media/image6.jpg~" Id="R15d5f69849fe4dbb" /><Relationship Type="http://www.cs.uwm.edu/molhado/backup-file" Target="3ec2c3b1-7efd-4f90-8d22-8335acc27b34/word/theme/theme1.xml~" Id="R4c698118720343e4" /><Relationship Type="http://www.cs.uwm.edu/molhado/backup-file" Target="eb12f43d-a4ac-4d27-8531-188fea8a7374/docProps/core.xml~" Id="Rda1bbbb53e304357" /><Relationship Type="http://www.cs.uwm.edu/molhado/backup-file" Target="b4dc97d2-8089-4035-a4de-eb233cacf749/_rels/.rels~" Id="R8fa5049578c34607" /><Relationship Type="http://www.cs.uwm.edu/molhado/backup-file" Target="3ec2c3b1-7efd-4f90-8d22-8335acc27b34/word/media/image13.png~" Id="R335b8f6e796f4352" /><Relationship Type="http://www.cs.uwm.edu/molhado/backup-file" Target="526b17a6-ad9d-4911-abf9-9c5d462e0935/docProps/app.xml~" Id="Rf20e7bbb439940b1" /><Relationship Type="http://www.cs.uwm.edu/molhado/backup-file" Target="56a0f8a3-997d-4c4f-8b7c-3a33e02f3c94/word/numbering.xml~" Id="Rf091abb2364d4559" /><Relationship Type="http://www.cs.uwm.edu/molhado/backup-file" Target="3ec2c3b1-7efd-4f90-8d22-8335acc27b34/word/media/image3.gif~" Id="R4e3479939f474654" /><Relationship Type="http://www.cs.uwm.edu/molhado/backup-file" Target="b4dc97d2-8089-4035-a4de-eb233cacf749/word/endnotes.xml~" Id="R1455789918d74f70" /><Relationship Type="http://www.cs.uwm.edu/molhado/backup-file" Target="56a0f8a3-997d-4c4f-8b7c-3a33e02f3c94/word/media/image4.png~" Id="R9f8e7982efba4eea" /><Relationship Type="http://www.cs.uwm.edu/molhado/backup-file" Target="56a0f8a3-997d-4c4f-8b7c-3a33e02f3c94/word/media/image9.png~" Id="R99700234eff14941" /><Relationship Type="http://www.cs.uwm.edu/molhado/backup-file" Target="526b17a6-ad9d-4911-abf9-9c5d462e0935/word/media/image4.png~" Id="Rb2c6c90fb9214d12" /><Relationship Type="http://www.cs.uwm.edu/molhado/backup-file" Target="91dd38ce-7c31-4311-96f9-d051d434a3a5/word/media/image8.png~" Id="Rb4a9b90221294b02" /><Relationship Type="http://www.cs.uwm.edu/molhado/backup-file" Target="526b17a6-ad9d-4911-abf9-9c5d462e0935/word/endnotes.xml~" Id="Rc412fb6288c540d7" /><Relationship Type="http://www.cs.uwm.edu/molhado/backup-file" Target="91dd38ce-7c31-4311-96f9-d051d434a3a5/word/media/image4.png~" Id="R4f483806f2ce472f" /><Relationship Type="http://www.cs.uwm.edu/molhado/backup-file" Target="3ec2c3b1-7efd-4f90-8d22-8335acc27b34/word/footnotes.xml~" Id="Rb7d6db7c222b42cf" /><Relationship Type="http://www.cs.uwm.edu/molhado/backup-file" Target="3ec2c3b1-7efd-4f90-8d22-8335acc27b34/_rels/.rels~" Id="Rb93f8424b6704105" /><Relationship Type="http://www.cs.uwm.edu/molhado/backup-file" Target="b4dc97d2-8089-4035-a4de-eb233cacf749/word/footnotes.xml~" Id="Raba21333c8b248fd" /><Relationship Type="http://www.cs.uwm.edu/molhado/backup-file" Target="eb12f43d-a4ac-4d27-8531-188fea8a7374/word/styles.xml~" Id="Re42723c88c4c45f5" /><Relationship Type="http://www.cs.uwm.edu/molhado/backup-file" Target="eb12f43d-a4ac-4d27-8531-188fea8a7374/word/_rels/document.xml.rels~" Id="R4d7aae541b60477b" /><Relationship Type="http://www.cs.uwm.edu/molhado/backup-file" Target="b4dc97d2-8089-4035-a4de-eb233cacf749/word/media/image3.gif~" Id="R8b70d63cb27e4877" /><Relationship Type="http://www.cs.uwm.edu/molhado/backup-file" Target="526b17a6-ad9d-4911-abf9-9c5d462e0935/word/media/image8.png~" Id="Rc8b98279748141bb" /><Relationship Type="http://www.cs.uwm.edu/molhado/backup-file" Target="56a0f8a3-997d-4c4f-8b7c-3a33e02f3c94/%5BContent_Types%5D.xml~" Id="R1348da14de2a437c" /><Relationship Type="http://www.cs.uwm.edu/molhado/backup-file" Target="91dd38ce-7c31-4311-96f9-d051d434a3a5/docProps/core.xml~" Id="Rd4c596d758274a43" /><Relationship Type="http://www.cs.uwm.edu/molhado/backup-file" Target="91dd38ce-7c31-4311-96f9-d051d434a3a5/word/fontTable.xml~" Id="Ra2bd43605e01497e" /><Relationship Type="http://www.cs.uwm.edu/molhado/backup-file" Target="b4dc97d2-8089-4035-a4de-eb233cacf749/word/media/image12.png~" Id="R2d5b58f6bf1b4929" /><Relationship Type="http://www.cs.uwm.edu/molhado/backup-file" Target="b4dc97d2-8089-4035-a4de-eb233cacf749/word/_rels/document.xml.rels~" Id="Rbf88d96f4d8f4c3c" /><Relationship Type="http://www.cs.uwm.edu/molhado/backup-file" Target="526b17a6-ad9d-4911-abf9-9c5d462e0935/word/footnotes.xml~" Id="R0ee98d50a3334384" /><Relationship Type="http://www.cs.uwm.edu/molhado/backup-file" Target="91dd38ce-7c31-4311-96f9-d051d434a3a5/word/media/image7.png~" Id="Rdda96ad326c14af7" /><Relationship Type="http://www.cs.uwm.edu/molhado/backup-file" Target="91dd38ce-7c31-4311-96f9-d051d434a3a5/word/webSettings.xml~" Id="Re7751d821049454b" /><Relationship Type="http://www.cs.uwm.edu/molhado/backup-file" Target="3ec2c3b1-7efd-4f90-8d22-8335acc27b34/docProps/core.xml~" Id="Rb9ff77d568324f65" /><Relationship Type="http://www.cs.uwm.edu/molhado/backup-file" Target="b4dc97d2-8089-4035-a4de-eb233cacf749/word/webSettings.xml~" Id="R7f31d844568c42dc" /><Relationship Type="http://www.cs.uwm.edu/molhado/backup-file" Target="56a0f8a3-997d-4c4f-8b7c-3a33e02f3c94/word/fontTable.xml~" Id="Rfc68e4c8d5fe4696" /><Relationship Type="http://www.cs.uwm.edu/molhado/backup-file" Target="526b17a6-ad9d-4911-abf9-9c5d462e0935/_rels/.rels~" Id="Rfd806da772e04b80" /><Relationship Type="http://www.cs.uwm.edu/molhado/backup-file" Target="91dd38ce-7c31-4311-96f9-d051d434a3a5/word/media/image3.png~" Id="R4c21e4a89f654ccc" /><Relationship Type="http://www.cs.uwm.edu/molhado/backup-file" Target="3ec2c3b1-7efd-4f90-8d22-8335acc27b34/word/media/image14.png~" Id="Rf4635f83b4f349a4" /><Relationship Type="http://www.cs.uwm.edu/molhado/backup-file" Target="eb12f43d-a4ac-4d27-8531-188fea8a7374/word/media/image1.gif~" Id="R33e72d0e12ff4909" /><Relationship Type="http://www.cs.uwm.edu/molhado/backup-file" Target="eb12f43d-a4ac-4d27-8531-188fea8a7374/word/media/image5.gif~" Id="Reeb34e7da51740ea" /><Relationship Type="http://www.cs.uwm.edu/molhado/backup-file" Target="b4dc97d2-8089-4035-a4de-eb233cacf749/docProps/core.xml~" Id="Reb29640f215e4baa" /><Relationship Type="http://www.cs.uwm.edu/molhado/backup-file" Target="56a0f8a3-997d-4c4f-8b7c-3a33e02f3c94/word/styles.xml~" Id="R74e8f751e788468d" /><Relationship Type="http://www.cs.uwm.edu/molhado/backup-file" Target="3ec2c3b1-7efd-4f90-8d22-8335acc27b34/word/fontTable.xml~" Id="Rfb77b7b9884c44a1" /><Relationship Type="http://www.cs.uwm.edu/molhado/backup-file" Target="3ec2c3b1-7efd-4f90-8d22-8335acc27b34/word/styles.xml~" Id="Rf53bf09b24394c4c" /><Relationship Type="http://www.cs.uwm.edu/molhado/backup-file" Target="b4dc97d2-8089-4035-a4de-eb233cacf749/word/media/image2.gif~" Id="Rf5bc807271cb4fb1" /><Relationship Type="http://www.cs.uwm.edu/molhado/backup-file" Target="56a0f8a3-997d-4c4f-8b7c-3a33e02f3c94/word/_rels/document.xml.rels~" Id="Rda994ea712384b98" /><Relationship Type="http://www.cs.uwm.edu/molhado/backup-file" Target="eb12f43d-a4ac-4d27-8531-188fea8a7374/word/document.xml~" Id="R586746a2ac0244a5" /><Relationship Type="http://www.cs.uwm.edu/molhado/backup-file" Target="eb12f43d-a4ac-4d27-8531-188fea8a7374/word/media/image6.jpg~" Id="Rfbb127d8f8c54910" /><Relationship Type="http://www.cs.uwm.edu/molhado/backup-file" Target="b4dc97d2-8089-4035-a4de-eb233cacf749/%5BContent_Types%5D.xml~" Id="R231475b31caa4597" /><Relationship Type="http://www.cs.uwm.edu/molhado/backup-file" Target="56a0f8a3-997d-4c4f-8b7c-3a33e02f3c94/word/media/image1.jpg~" Id="R38cfeeacd1c048b9" /><Relationship Type="http://www.cs.uwm.edu/molhado/backup-file" Target="91dd38ce-7c31-4311-96f9-d051d434a3a5/docProps/app.xml~" Id="Rdfe1aa6116164da8" /><Relationship Type="http://www.cs.uwm.edu/molhado/backup-file" Target="91dd38ce-7c31-4311-96f9-d051d434a3a5/word/settings.xml~" Id="Ra5eb6df9d96b4682" /><Relationship Type="http://www.cs.uwm.edu/molhado/backup-file" Target="eb12f43d-a4ac-4d27-8531-188fea8a7374/word/media/image11.png~" Id="Rcdc20414f00d4bb5" /><Relationship Type="http://www.cs.uwm.edu/molhado/backup-file" Target="eb12f43d-a4ac-4d27-8531-188fea8a7374/word/settings.xml~" Id="R3c9d38341a374469" /><Relationship Type="http://www.cs.uwm.edu/molhado/backup-file" Target="56a0f8a3-997d-4c4f-8b7c-3a33e02f3c94/word/theme/theme1.xml~" Id="R467845719b6141e2" /><Relationship Type="http://www.cs.uwm.edu/molhado/backup-file" Target="56a0f8a3-997d-4c4f-8b7c-3a33e02f3c94/word/media/image3.png~" Id="Rdb6bafb662cf4f8f" /><Relationship Type="http://www.cs.uwm.edu/molhado/backup-file" Target="526b17a6-ad9d-4911-abf9-9c5d462e0935/word/document.xml~" Id="R44503387fd7c482b" /><Relationship Type="http://www.cs.uwm.edu/molhado/backup-file" Target="526b17a6-ad9d-4911-abf9-9c5d462e0935/word/media/image1.jpg~" Id="R49ad7f4a07274ee2" /><Relationship Type="http://www.cs.uwm.edu/molhado/backup-file" Target="526b17a6-ad9d-4911-abf9-9c5d462e0935/word/settings.xml~" Id="R562c280b36f84eda" /><Relationship Type="http://www.cs.uwm.edu/molhado/backup-file" Target="526b17a6-ad9d-4911-abf9-9c5d462e0935/word/media/image3.png~" Id="Rc83b20f1510f4145" /><Relationship Type="http://www.cs.uwm.edu/molhado/backup-file" Target="56a0f8a3-997d-4c4f-8b7c-3a33e02f3c94/_rels/.rels~" Id="Rba9061566eed49ee" /><Relationship Type="http://www.cs.uwm.edu/molhado/backup-file" Target="3ec2c3b1-7efd-4f90-8d22-8335acc27b34/%5BContent_Types%5D.xml~" Id="R4538d48a47694bfd" /><Relationship Type="http://www.cs.uwm.edu/molhado/backup-file" Target="eb12f43d-a4ac-4d27-8531-188fea8a7374/word/media/image9.png~" Id="R9967d2add8c24559" /><Relationship Type="http://www.cs.uwm.edu/molhado/backup-file" Target="eb12f43d-a4ac-4d27-8531-188fea8a7374/word/stylesWithEffects.xml~" Id="Rce652b15e5754ffb" /><Relationship Type="http://www.cs.uwm.edu/molhado/backup-file" Target="b4dc97d2-8089-4035-a4de-eb233cacf749/word/media/image13.png~" Id="Rc2b0c524380045ff" /><Relationship Type="http://www.cs.uwm.edu/molhado/backup-file" Target="eb12f43d-a4ac-4d27-8531-188fea8a7374/word/media/image15.png~" Id="R8577c54c4fe74413" /><Relationship Type="http://www.cs.uwm.edu/molhado/backup-file" Target="eb12f43d-a4ac-4d27-8531-188fea8a7374/word/media/image2.gif~" Id="R4d43afe49b674301" /><Relationship Type="http://www.cs.uwm.edu/molhado/backup-file" Target="b4dc97d2-8089-4035-a4de-eb233cacf749/word/media/image14.png~" Id="Rf0b0518372ce443f" /><Relationship Type="http://www.cs.uwm.edu/molhado/backup-file" Target="b4dc97d2-8089-4035-a4de-eb233cacf749/word/media/image4.gif~" Id="Rec437f6376c54d90" /><Relationship Type="http://www.cs.uwm.edu/molhado/backup-file" Target="91dd38ce-7c31-4311-96f9-d051d434a3a5/word/document.xml~" Id="R5a3d22a316ff458a" /><Relationship Type="http://www.cs.uwm.edu/molhado/backup-file" Target="526b17a6-ad9d-4911-abf9-9c5d462e0935/word/webSettings.xml~" Id="Rbc30656ff31840f0" /><Relationship Type="http://www.cs.uwm.edu/molhado/backup-file" Target="3ec2c3b1-7efd-4f90-8d22-8335acc27b34/word/media/image9.png~" Id="R9fab15925cb94aee" /><Relationship Type="http://www.cs.uwm.edu/molhado/backup-file" Target="3ec2c3b1-7efd-4f90-8d22-8335acc27b34/word/numbering.xml~" Id="R45b1eed583d94aaf" /><Relationship Type="http://www.cs.uwm.edu/molhado/backup-file" Target="3ec2c3b1-7efd-4f90-8d22-8335acc27b34/word/settings.xml~" Id="R66168ce1c36744e8" /><Relationship Type="http://www.cs.uwm.edu/molhado/backup-file" Target="b4dc97d2-8089-4035-a4de-eb233cacf749/word/media/image15.png~" Id="Rf5eb8eeb116444a0" /><Relationship Type="http://www.cs.uwm.edu/molhado/backup-file" Target="91dd38ce-7c31-4311-96f9-d051d434a3a5/word/endnotes.xml~" Id="R725428417b374197" /><Relationship Type="http://www.cs.uwm.edu/molhado/backup-file" Target="526b17a6-ad9d-4911-abf9-9c5d462e0935/word/styles.xml~" Id="Rba01cbd36a154c3b" /><Relationship Type="http://www.cs.uwm.edu/molhado/backup-file" Target="91dd38ce-7c31-4311-96f9-d051d434a3a5/word/media/image2.png~" Id="Rf9b2219146f3408e" /><Relationship Type="http://www.cs.uwm.edu/molhado/backup-file" Target="b4dc97d2-8089-4035-a4de-eb233cacf749/word/theme/theme1.xml~" Id="Raa19eae31251476b" /><Relationship Type="http://www.cs.uwm.edu/molhado/backup-file" Target="56a0f8a3-997d-4c4f-8b7c-3a33e02f3c94/word/footnotes.xml~" Id="Re1566b6effe54b8e" /><Relationship Type="http://www.cs.uwm.edu/molhado/backup-file" Target="91dd38ce-7c31-4311-96f9-d051d434a3a5/word/numbering.xml~" Id="R7abd8b67c5d2416f" /><Relationship Type="http://www.cs.uwm.edu/molhado/backup-file" Target="3ec2c3b1-7efd-4f90-8d22-8335acc27b34/word/media/image10.png~" Id="R35e1ae5abee54d73" /><Relationship Type="http://www.cs.uwm.edu/molhado/backup-file" Target="3ec2c3b1-7efd-4f90-8d22-8335acc27b34/word/media/image4.gif~" Id="R04f1b42e80874025" /><Relationship Type="http://www.cs.uwm.edu/molhado/backup-file" Target="eb12f43d-a4ac-4d27-8531-188fea8a7374/word/media/image8.png~" Id="R389258467cd240ca" /><Relationship Type="http://www.cs.uwm.edu/molhado/backup-file" Target="eb12f43d-a4ac-4d27-8531-188fea8a7374/word/webSettings.xml~" Id="R2d3c9bd041814a3d" /><Relationship Type="http://www.cs.uwm.edu/molhado/backup-file" Target="b4dc97d2-8089-4035-a4de-eb233cacf749/word/media/image1.gif~" Id="R08a89d4bf79740f1" /><Relationship Type="http://www.cs.uwm.edu/molhado/backup-file" Target="b4dc97d2-8089-4035-a4de-eb233cacf749/word/media/image8.png~" Id="R1a840c5f3b404620" /><Relationship Type="http://www.cs.uwm.edu/molhado/backup-file" Target="91dd38ce-7c31-4311-96f9-d051d434a3a5/%5BContent_Types%5D.xml~" Id="R9b4c902e560d477e" /><Relationship Type="http://www.cs.uwm.edu/molhado/backup-file" Target="3ec2c3b1-7efd-4f90-8d22-8335acc27b34/word/endnotes.xml~" Id="Rff767074ecaf4f61" /><Relationship Type="http://www.cs.uwm.edu/molhado/backup-file" Target="b4dc97d2-8089-4035-a4de-eb233cacf749/word/stylesWithEffects.xml~" Id="Rb4183dff8b314907" /><Relationship Type="http://www.cs.uwm.edu/molhado/backup-file" Target="526b17a6-ad9d-4911-abf9-9c5d462e0935/word/media/image5.png~" Id="Rd68b034ecf004a3c" /><Relationship Type="http://www.cs.uwm.edu/molhado/backup-file" Target="91dd38ce-7c31-4311-96f9-d051d434a3a5/word/media/image1.jpg~" Id="R47e721e3f4f442e3" /><Relationship Type="http://www.cs.uwm.edu/molhado/backup-file" Target="526b17a6-ad9d-4911-abf9-9c5d462e0935/word/media/image6.png~" Id="R0e91b939aed44b48" /><Relationship Type="http://www.cs.uwm.edu/molhado/backup-file" Target="3ec2c3b1-7efd-4f90-8d22-8335acc27b34/word/document.xml~" Id="R8c75f94b4bac4014" /><Relationship Type="http://www.cs.uwm.edu/molhado/backup-file" Target="3ec2c3b1-7efd-4f90-8d22-8335acc27b34/word/media/image5.gif~" Id="R082084463d504ad6" /><Relationship Type="http://www.cs.uwm.edu/molhado/backup-file" Target="eb12f43d-a4ac-4d27-8531-188fea8a7374/word/media/image4.gif~" Id="Rfdfed36e561e441e" /><Relationship Type="http://www.cs.uwm.edu/molhado/backup-file" Target="b4dc97d2-8089-4035-a4de-eb233cacf749/word/document.xml~" Id="R0b8e86fcd36e494d" /><Relationship Type="http://www.cs.uwm.edu/molhado/backup-file" Target="b4dc97d2-8089-4035-a4de-eb233cacf749/word/styles.xml~" Id="Rcfa36a956818429b" /><Relationship Type="http://www.cs.uwm.edu/molhado/backup-file" Target="526b17a6-ad9d-4911-abf9-9c5d462e0935/word/numbering.xml~" Id="R40d220d487534e51" /><Relationship Type="http://www.cs.uwm.edu/molhado/backup-file" Target="56a0f8a3-997d-4c4f-8b7c-3a33e02f3c94/word/media/image2.png~" Id="R39bbfebac54744b9" /><Relationship Type="http://www.cs.uwm.edu/molhado/backup-file" Target="91dd38ce-7c31-4311-96f9-d051d434a3a5/word/styles.xml~" Id="R47241200875e43fd" /><Relationship Type="http://www.cs.uwm.edu/molhado/backup-file" Target="56a0f8a3-997d-4c4f-8b7c-3a33e02f3c94/word/webSettings.xml~" Id="R389451d8f3824f39" /><Relationship Type="http://www.cs.uwm.edu/molhado/backup-file" Target="526b17a6-ad9d-4911-abf9-9c5d462e0935/word/theme/theme1.xml~" Id="R4237e9fd528d4122" /><Relationship Type="http://www.cs.uwm.edu/molhado/backup-file" Target="3ec2c3b1-7efd-4f90-8d22-8335acc27b34/word/media/image1.gif~" Id="R7b5fa8ebeebb4a43" /><Relationship Type="http://www.cs.uwm.edu/molhado/backup-file" Target="b4dc97d2-8089-4035-a4de-eb233cacf749/word/media/image10.png~" Id="R630d0d9e0eea4971" /><Relationship Type="http://www.cs.uwm.edu/molhado/backup-file" Target="91dd38ce-7c31-4311-96f9-d051d434a3a5/word/footnotes.xml~" Id="R3ff24dab383e4e7b" /><Relationship Type="http://www.cs.uwm.edu/molhado/backup-file" Target="eb12f43d-a4ac-4d27-8531-188fea8a7374/word/numbering.xml~" Id="Rb9522554232c43b3" /><Relationship Type="http://www.cs.uwm.edu/molhado/backup-file" Target="56a0f8a3-997d-4c4f-8b7c-3a33e02f3c94/word/media/image6.png~" Id="R5af5c9f7ff994ec3" /><Relationship Type="http://www.cs.uwm.edu/molhado/backup-file" Target="3ec2c3b1-7efd-4f90-8d22-8335acc27b34/word/stylesWithEffects.xml~" Id="R9bfa5d84f58e4df5" /><Relationship Type="http://www.cs.uwm.edu/molhado/backup-file" Target="eb12f43d-a4ac-4d27-8531-188fea8a7374/word/media/image14.png~" Id="Rc0ce5d9a1a514701" /><Relationship Type="http://www.cs.uwm.edu/molhado/backup-file" Target="eb12f43d-a4ac-4d27-8531-188fea8a7374/word/media/image7.png~" Id="Rebc96c72fe114b57" /><Relationship Type="http://www.cs.uwm.edu/molhado/backup-file" Target="b4dc97d2-8089-4035-a4de-eb233cacf749/word/media/image5.gif~" Id="Rac291fb5749c49d2" /><Relationship Type="http://www.cs.uwm.edu/molhado/backup-file" Target="56a0f8a3-997d-4c4f-8b7c-3a33e02f3c94/word/media/image7.png~" Id="Rf881295b6fd34bd7" /><Relationship Type="http://www.cs.uwm.edu/molhado/backup-file" Target="56a0f8a3-997d-4c4f-8b7c-3a33e02f3c94/word/settings.xml~" Id="R15354c3ebc394969" /><Relationship Type="http://www.cs.uwm.edu/molhado/backup-file" Target="56a0f8a3-997d-4c4f-8b7c-3a33e02f3c94/word/media/image10.png~" Id="R131095a7159948d1" /><Relationship Type="http://www.cs.uwm.edu/molhado/backup-file" Target="3ec2c3b1-7efd-4f90-8d22-8335acc27b34/word/media/image11.png~" Id="Rfd0789ee8d104908" /><Relationship Type="http://www.cs.uwm.edu/molhado/backup-file" Target="eb12f43d-a4ac-4d27-8531-188fea8a7374/word/endnotes.xml~" Id="Rf8dd786d9f8542b3" /><Relationship Type="http://www.cs.uwm.edu/molhado/backup-file" Target="526b17a6-ad9d-4911-abf9-9c5d462e0935/word/fontTable.xml~" Id="R5e12243b6a9946a0" /><Relationship Type="http://www.cs.uwm.edu/molhado/backup-file" Target="56a0f8a3-997d-4c4f-8b7c-3a33e02f3c94/docProps/core.xml~" Id="R2fd1664e14174736" /><Relationship Type="http://www.cs.uwm.edu/molhado/backup-file" Target="56a0f8a3-997d-4c4f-8b7c-3a33e02f3c94/docProps/app.xml~" Id="Rc9b51064a67140a5" /><Relationship Type="http://www.cs.uwm.edu/molhado/backup-file" Target="3ec2c3b1-7efd-4f90-8d22-8335acc27b34/word/media/image7.png~" Id="R4c1896af4b5448e9" /><Relationship Type="http://www.cs.uwm.edu/molhado/backup-file" Target="3ec2c3b1-7efd-4f90-8d22-8335acc27b34/word/media/image8.png~" Id="R224798ab0c584901" /><Relationship Type="http://www.cs.uwm.edu/molhado/backup-file" Target="3ec2c3b1-7efd-4f90-8d22-8335acc27b34/word/webSettings.xml~" Id="R1c673ac61e044452" /><Relationship Type="http://www.cs.uwm.edu/molhado/backup-file" Target="eb12f43d-a4ac-4d27-8531-188fea8a7374/docProps/app.xml~" Id="R6634d23ee6674167" /><Relationship Type="http://www.cs.uwm.edu/molhado/backup-file" Target="eb12f43d-a4ac-4d27-8531-188fea8a7374/word/footnotes.xml~" Id="R0e70cb889e4a444b" /><Relationship Type="http://www.cs.uwm.edu/molhado/backup-file" Target="91dd38ce-7c31-4311-96f9-d051d434a3a5/word/_rels/document.xml.rels~" Id="Rfad8e89f45a04092" /><Relationship Type="http://www.cs.uwm.edu/molhado/backup-file" Target="56a0f8a3-997d-4c4f-8b7c-3a33e02f3c94/word/media/image5.png~" Id="Rab978a0e667b4ff3" /><Relationship Type="http://www.cs.uwm.edu/molhado/backup-file" Target="eb12f43d-a4ac-4d27-8531-188fea8a7374/word/media/image13.png~" Id="Rced8d1b967b84294" /><Relationship Type="http://www.cs.uwm.edu/molhado/backup-file" Target="eb12f43d-a4ac-4d27-8531-188fea8a7374/_rels/.rels~" Id="R3a7bad0622324e0c" /><Relationship Type="http://www.cs.uwm.edu/molhado/backup-file" Target="b4dc97d2-8089-4035-a4de-eb233cacf749/word/media/image11.png~" Id="R8605705aad0247fc" /><Relationship Type="http://www.cs.uwm.edu/molhado/backup-file" Target="b4dc97d2-8089-4035-a4de-eb233cacf749/word/media/image9.png~" Id="Rdef43a0e311e417f" /><Relationship Type="http://www.cs.uwm.edu/molhado/backup-file" Target="91dd38ce-7c31-4311-96f9-d051d434a3a5/word/theme/theme1.xml~" Id="R9524120f3ea649ca" /><Relationship Type="http://www.cs.uwm.edu/molhado/backup-file" Target="b4dc97d2-8089-4035-a4de-eb233cacf749/word/fontTable.xml~" Id="R02154b16f69c4789" /><Relationship Type="http://www.cs.uwm.edu/molhado/backup-file" Target="91dd38ce-7c31-4311-96f9-d051d434a3a5/word/media/image5.png~" Id="R6ae53dbe731842d8" /><Relationship Type="http://www.cs.uwm.edu/molhado/backup-file" Target="526b17a6-ad9d-4911-abf9-9c5d462e0935/%5BContent_Types%5D.xml~" Id="Rfb126c408dad498a" /><Relationship Type="http://www.cs.uwm.edu/molhado/backup-file" Target="91dd38ce-7c31-4311-96f9-d051d434a3a5/word/media/image6.png~" Id="R6264e642f8e64adb" /><Relationship Type="http://www.cs.uwm.edu/molhado/backup-file" Target="3ec2c3b1-7efd-4f90-8d22-8335acc27b34/word/media/image2.gif~" Id="Rbefe911f555f4c3f" /><Relationship Type="http://www.cs.uwm.edu/molhado/backup-file" Target="eb12f43d-a4ac-4d27-8531-188fea8a7374/%5BContent_Types%5D.xml~" Id="Ra196b366d63c4fd2" /><Relationship Type="http://www.cs.uwm.edu/molhado/backup-file" Target="526b17a6-ad9d-4911-abf9-9c5d462e0935/word/_rels/document.xml.rels~" Id="Rb1e62864fca04355" /><Relationship Type="http://www.cs.uwm.edu/molhado/backup-file" Target="56a0f8a3-997d-4c4f-8b7c-3a33e02f3c94/word/endnotes.xml~" Id="R650f71cecead4495" /><Relationship Type="http://www.cs.uwm.edu/molhado/backup-file" Target="3ec2c3b1-7efd-4f90-8d22-8335acc27b34/word/_rels/document.xml.rels~" Id="Rfd23419d63ac4a76" /><Relationship Type="http://www.cs.uwm.edu/molhado/backup-file" Target="b4dc97d2-8089-4035-a4de-eb233cacf749/word/media/image7.png~" Id="R117ae7fce34240d6" /><Relationship Type="http://www.cs.uwm.edu/molhado/backup-file" Target="b4dc97d2-8089-4035-a4de-eb233cacf749/word/settings.xml~" Id="Rbc9ece0f25454c4b" /><Relationship Type="http://www.cs.uwm.edu/molhado/backup-file" Target="526b17a6-ad9d-4911-abf9-9c5d462e0935/word/media/image7.png~" Id="R7c0c013a1d574e26" /><Relationship Type="http://www.cs.uwm.edu/molhado/backup-file" Target="eb12f43d-a4ac-4d27-8531-188fea8a7374/word/theme/theme1.xml~" Id="Rf17efe1937ca482e" /><Relationship Type="http://www.cs.uwm.edu/molhado/backup-file" Target="56a0f8a3-997d-4c4f-8b7c-3a33e02f3c94/word/document.xml~" Id="Rf8e12e3b761a479c" /><Relationship Type="http://www.cs.uwm.edu/molhado/backup-file" Target="3ec2c3b1-7efd-4f90-8d22-8335acc27b34/docProps/app.xml~" Id="Raf811d3180044b02" /><Relationship Type="http://www.cs.uwm.edu/molhado/backup-file" Target="eb12f43d-a4ac-4d27-8531-188fea8a7374/word/fontTable.xml~" Id="Rf9c54de2577c4a8f" /><Relationship Type="http://www.cs.uwm.edu/molhado/backup-file" Target="eb12f43d-a4ac-4d27-8531-188fea8a7374/word/media/image12.png~" Id="R95a8f5b5d926454a" /><Relationship Type="http://www.cs.uwm.edu/molhado/backup-file" Target="3ec2c3b1-7efd-4f90-8d22-8335acc27b34/word/media/image12.png~" Id="R2e29e864d3a14a3d" /><Relationship Type="http://www.cs.uwm.edu/molhado/backup-file" Target="eb12f43d-a4ac-4d27-8531-188fea8a7374/word/media/image10.png~" Id="Raf98e387cde04cc9" /><Relationship Type="http://www.cs.uwm.edu/molhado/backup-file" Target="526b17a6-ad9d-4911-abf9-9c5d462e0935/docProps/core.xml~" Id="R8f1df3cec3ce48fe" /><Relationship Type="http://www.cs.uwm.edu/molhado/backup-file" Target="b4dc97d2-8089-4035-a4de-eb233cacf749/word/numbering.xml~" Id="Rddc21b09d0d34cc1" /><Relationship Type="http://www.cs.uwm.edu/molhado/backup-file" Target="526b17a6-ad9d-4911-abf9-9c5d462e0935/word/media/image2.png~" Id="R10a1600ca4ff4887" /><Relationship Type="http://www.cs.uwm.edu/molhado/backup-file" Target="3ec2c3b1-7efd-4f90-8d22-8335acc27b34/word/media/image15.png~" Id="R10d95d5258534de9" /><Relationship Type="http://www.cs.uwm.edu/molhado/backup-file" Target="91dd38ce-7c31-4311-96f9-d051d434a3a5/_rels/.rels~" Id="R8381e9225b794113" /><Relationship Type="http://www.cs.uwm.edu/molhado/backup-file" Target="56a0f8a3-997d-4c4f-8b7c-3a33e02f3c94/word/media/image8.png~" Id="Re43449ce30564e5d" /><Relationship Type="http://www.cs.uwm.edu/molhado/backup-file" Target="b4dc97d2-8089-4035-a4de-eb233cacf749/docProps/app.xml~" Id="Rb422e88589cb44bf" /><Relationship Type="http://www.cs.uwm.edu/molhado/backup-file" Target="/history/bb259360-a3ef-4720-9278-ebb6287ecc13/docProps/app.xml~" Id="R8c54e07d287f4bb2" /><Relationship Type="http://www.cs.uwm.edu/molhado/backup-file" Target="/history/bb259360-a3ef-4720-9278-ebb6287ecc13/docProps/core.xml~" Id="R68f2ca832d3947a0" /><Relationship Type="http://www.cs.uwm.edu/molhado/backup-file" Target="/history/bb259360-a3ef-4720-9278-ebb6287ecc13/word/document.xml~" Id="R8eb5e6adecbc4dee" /><Relationship Type="http://www.cs.uwm.edu/molhado/backup-file" Target="/history/bb259360-a3ef-4720-9278-ebb6287ecc13/word/endnotes.xml~" Id="R5031cbb4f8cc4961" /><Relationship Type="http://www.cs.uwm.edu/molhado/backup-file" Target="/history/bb259360-a3ef-4720-9278-ebb6287ecc13/word/fontTable.xml~" Id="R8603ca5baadc45c6" /><Relationship Type="http://www.cs.uwm.edu/molhado/backup-file" Target="/history/bb259360-a3ef-4720-9278-ebb6287ecc13/word/footnotes.xml~" Id="Rad63d0844c214afe" /><Relationship Type="http://www.cs.uwm.edu/molhado/backup-file" Target="/history/bb259360-a3ef-4720-9278-ebb6287ecc13/word/media/image1.gif~" Id="R0892a8b7baa048e0" /><Relationship Type="http://www.cs.uwm.edu/molhado/backup-file" Target="/history/bb259360-a3ef-4720-9278-ebb6287ecc13/word/media/image10.png~" Id="R881ec0d79f4d4567" /><Relationship Type="http://www.cs.uwm.edu/molhado/backup-file" Target="/history/bb259360-a3ef-4720-9278-ebb6287ecc13/word/media/image11.png~" Id="R5a490d57384e49ab" /><Relationship Type="http://www.cs.uwm.edu/molhado/backup-file" Target="/history/bb259360-a3ef-4720-9278-ebb6287ecc13/word/media/image2.jpg~" Id="Rd8563cfc234e46ed" /><Relationship Type="http://www.cs.uwm.edu/molhado/backup-file" Target="/history/bb259360-a3ef-4720-9278-ebb6287ecc13/word/media/image3.png~" Id="R3c38f996dd0141ee" /><Relationship Type="http://www.cs.uwm.edu/molhado/backup-file" Target="/history/bb259360-a3ef-4720-9278-ebb6287ecc13/word/media/image4.png~" Id="R49cbe40788e742e5" /><Relationship Type="http://www.cs.uwm.edu/molhado/backup-file" Target="/history/bb259360-a3ef-4720-9278-ebb6287ecc13/word/media/image5.png~" Id="Ra52b27c7acd847e9" /><Relationship Type="http://www.cs.uwm.edu/molhado/backup-file" Target="/history/bb259360-a3ef-4720-9278-ebb6287ecc13/word/media/image6.png~" Id="R455292a872a44cb3" /><Relationship Type="http://www.cs.uwm.edu/molhado/backup-file" Target="/history/bb259360-a3ef-4720-9278-ebb6287ecc13/word/media/image7.png~" Id="Rdba72de74f6b4ea8" /><Relationship Type="http://www.cs.uwm.edu/molhado/backup-file" Target="/history/bb259360-a3ef-4720-9278-ebb6287ecc13/word/media/image8.png~" Id="R82e99f68e4614078" /><Relationship Type="http://www.cs.uwm.edu/molhado/backup-file" Target="/history/bb259360-a3ef-4720-9278-ebb6287ecc13/word/media/image9.png~" Id="Rab59f08397ab40aa" /><Relationship Type="http://www.cs.uwm.edu/molhado/backup-file" Target="/history/bb259360-a3ef-4720-9278-ebb6287ecc13/word/numbering.xml~" Id="R7d0c7827b1bf4d1e" /><Relationship Type="http://www.cs.uwm.edu/molhado/backup-file" Target="/history/bb259360-a3ef-4720-9278-ebb6287ecc13/word/people.xml~" Id="Rc8151fce46894ca2" /><Relationship Type="http://www.cs.uwm.edu/molhado/backup-file" Target="/history/bb259360-a3ef-4720-9278-ebb6287ecc13/word/settings.xml~" Id="Rb64bf9218786407d" /><Relationship Type="http://www.cs.uwm.edu/molhado/backup-file" Target="/history/bb259360-a3ef-4720-9278-ebb6287ecc13/word/styles.xml~" Id="Rc36cff6686ad437b" /><Relationship Type="http://www.cs.uwm.edu/molhado/backup-file" Target="/history/bb259360-a3ef-4720-9278-ebb6287ecc13/word/theme/theme1.xml~" Id="R15825c8a2e0a45af" /><Relationship Type="http://www.cs.uwm.edu/molhado/backup-file" Target="/history/bb259360-a3ef-4720-9278-ebb6287ecc13/word/webSettings.xml~" Id="R0b3326c6cb264444" /><Relationship Type="http://www.cs.uwm.edu/molhado/backup-file" Target="/history/bb259360-a3ef-4720-9278-ebb6287ecc13/word/_rels/document.xml.rels~" Id="Re1d0607c1ff24f24" /><Relationship Type="http://www.cs.uwm.edu/molhado/backup-file" Target="/history/bb259360-a3ef-4720-9278-ebb6287ecc13/_rels/.rels~" Id="R163a240b9a6a4a85" /><Relationship Type="http://www.cs.uwm.edu/molhado/backup-file" Target="/history/bb259360-a3ef-4720-9278-ebb6287ecc13/%5BContent_Types%5D.xml~" Id="R379f709060ea4497" /></Relationships>
</file>

<file path=history/revision-history.xml><?xml version="1.0" encoding="utf-8"?>
<revision-history xmlns="http://www.cs.uwm.edu/molhado/revision-history" current="bb259360-a3ef-4720-9278-ebb6287ecc13">
  <revision id="91dd38ce-7c31-4311-96f9-d051d434a3a5" timestamp="2019-11-24T22:53:28" author="Mahmoud Dwairi@MAHMOUD-DWIRI" location="/history/91dd38ce-7c31-4311-96f9-d051d434a3a5">
    <comments>This is a Test</comments>
  </revision>
  <revision id="526b17a6-ad9d-4911-abf9-9c5d462e0935" timestamp="2019-11-25T15:22:19" author="Mahmoud Dwairi@MAHMOUD-DWIRI" location="/history/526b17a6-ad9d-4911-abf9-9c5d462e0935">
    <comments>This is a Test</comments>
  </revision>
  <revision id="56a0f8a3-997d-4c4f-8b7c-3a33e02f3c94" timestamp="2019-11-25T21:50:23" author="Mahmoud Dwairi@MAHMOUD-DWIRI" location="/history/56a0f8a3-997d-4c4f-8b7c-3a33e02f3c94">
    <comments>This is a Test</comments>
  </revision>
  <revision id="3ec2c3b1-7efd-4f90-8d22-8335acc27b34" timestamp="2019-11-26T15:12:44" author="Mahmoud Dwairi@MAHMOUD-DWIRI" location="/history/3ec2c3b1-7efd-4f90-8d22-8335acc27b34">
    <comments>This is a Test</comments>
  </revision>
  <revision id="eb12f43d-a4ac-4d27-8531-188fea8a7374" timestamp="2019-11-26T18:42:49" author="Mahmoud Dwairi@MAHMOUD-DWIRI" location="/history/eb12f43d-a4ac-4d27-8531-188fea8a7374">
    <comments>This is a Test</comments>
  </revision>
  <revision id="b4dc97d2-8089-4035-a4de-eb233cacf749" timestamp="2019-11-26T18:43:28" author="Mahmoud Dwairi@MAHMOUD-DWIRI" location="/history/b4dc97d2-8089-4035-a4de-eb233cacf749">
    <comments>This is a Test</comments>
  </revision>
  <revision id="bb259360-a3ef-4720-9278-ebb6287ecc13" timestamp="2019-11-27T00:07:47" author="Mahmoud Dwairi@MAHMOUD-DWIRI" location="/history/bb259360-a3ef-4720-9278-ebb6287ecc13">
    <comments>This is a Test</comments>
  </revision>
</revision-history>
</file>