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1477" w:rsidRPr="00BC518C" w:rsidRDefault="00F50FF6" w:rsidP="00F50FF6">
      <w:pPr>
        <w:rPr>
          <w:rFonts w:ascii="Arial" w:eastAsia="Calibri" w:hAnsi="Arial" w:cs="Arial"/>
          <w:sz w:val="96"/>
          <w:szCs w:val="96"/>
        </w:rPr>
      </w:pPr>
      <w:r w:rsidRPr="00BC518C">
        <w:rPr>
          <w:rFonts w:ascii="Times New Roman" w:eastAsia="Calibri" w:hAnsi="Times New Roman" w:cs="Times New Roman"/>
          <w:noProof/>
        </w:rPr>
        <w:drawing>
          <wp:anchor distT="0" distB="0" distL="114300" distR="114300" simplePos="0" relativeHeight="251659263" behindDoc="1" locked="0" layoutInCell="1" allowOverlap="1">
            <wp:simplePos x="0" y="0"/>
            <wp:positionH relativeFrom="column">
              <wp:posOffset>-848995</wp:posOffset>
            </wp:positionH>
            <wp:positionV relativeFrom="paragraph">
              <wp:posOffset>-1242695</wp:posOffset>
            </wp:positionV>
            <wp:extent cx="7505700" cy="11036300"/>
            <wp:effectExtent l="19050" t="0" r="0" b="0"/>
            <wp:wrapNone/>
            <wp:docPr id="2" name="Image 0" descr="6118_pal300_L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18_pal300_LR.jpg"/>
                    <pic:cNvPicPr/>
                  </pic:nvPicPr>
                  <pic:blipFill>
                    <a:blip r:embed="rId7" cstate="print"/>
                    <a:srcRect l="7406" t="4881" r="7054" b="5013"/>
                    <a:stretch>
                      <a:fillRect/>
                    </a:stretch>
                  </pic:blipFill>
                  <pic:spPr>
                    <a:xfrm>
                      <a:off x="0" y="0"/>
                      <a:ext cx="7505700" cy="11036300"/>
                    </a:xfrm>
                    <a:prstGeom prst="rect">
                      <a:avLst/>
                    </a:prstGeom>
                  </pic:spPr>
                </pic:pic>
              </a:graphicData>
            </a:graphic>
          </wp:anchor>
        </w:drawing>
      </w:r>
      <w:r w:rsidRPr="00BC518C">
        <w:rPr>
          <w:rFonts w:ascii="Times New Roman" w:eastAsia="Calibri" w:hAnsi="Times New Roman" w:cs="Times New Roman"/>
          <w:b/>
          <w:sz w:val="96"/>
        </w:rPr>
        <w:tab/>
      </w:r>
      <w:r w:rsidR="00371F2F" w:rsidRPr="00BC518C">
        <w:rPr>
          <w:rFonts w:ascii="Times New Roman" w:eastAsia="Calibri" w:hAnsi="Times New Roman" w:cs="Times New Roman"/>
          <w:b/>
          <w:sz w:val="96"/>
        </w:rPr>
        <w:tab/>
      </w:r>
      <w:r w:rsidR="00371F2F" w:rsidRPr="00BC518C">
        <w:rPr>
          <w:rFonts w:ascii="Times New Roman" w:eastAsia="Calibri" w:hAnsi="Times New Roman" w:cs="Times New Roman"/>
          <w:b/>
          <w:sz w:val="96"/>
        </w:rPr>
        <w:tab/>
      </w:r>
      <w:r w:rsidR="00371F2F" w:rsidRPr="00BC518C">
        <w:rPr>
          <w:rFonts w:ascii="Arial" w:eastAsia="Calibri" w:hAnsi="Arial" w:cs="Arial"/>
          <w:b/>
          <w:sz w:val="96"/>
        </w:rPr>
        <w:tab/>
      </w:r>
      <w:r w:rsidR="007147C8" w:rsidRPr="00BC518C">
        <w:rPr>
          <w:rFonts w:ascii="Arial" w:eastAsia="Calibri" w:hAnsi="Arial" w:cs="Arial"/>
          <w:b/>
          <w:sz w:val="96"/>
          <w:szCs w:val="96"/>
        </w:rPr>
        <w:t>SPM 2017</w:t>
      </w:r>
    </w:p>
    <w:p w:rsidR="00F50FF6" w:rsidRPr="00BC518C" w:rsidRDefault="00F50FF6">
      <w:pPr>
        <w:jc w:val="center"/>
        <w:rPr>
          <w:rFonts w:eastAsia="Calibri" w:cs="Arial"/>
          <w:sz w:val="48"/>
        </w:rPr>
      </w:pPr>
    </w:p>
    <w:p w:rsidR="00F50FF6" w:rsidRPr="00BC518C" w:rsidRDefault="00F50FF6">
      <w:pPr>
        <w:jc w:val="center"/>
        <w:rPr>
          <w:rFonts w:ascii="Arial" w:eastAsia="Calibri" w:hAnsi="Arial" w:cs="Arial"/>
          <w:sz w:val="48"/>
        </w:rPr>
      </w:pPr>
    </w:p>
    <w:p w:rsidR="00F50FF6" w:rsidRPr="00BC518C" w:rsidRDefault="00F50FF6">
      <w:pPr>
        <w:jc w:val="center"/>
        <w:rPr>
          <w:rFonts w:ascii="Arial" w:eastAsia="Calibri" w:hAnsi="Arial" w:cs="Arial"/>
          <w:sz w:val="48"/>
        </w:rPr>
      </w:pPr>
    </w:p>
    <w:p w:rsidR="00BC518C" w:rsidRDefault="00BC518C" w:rsidP="008D2ADB">
      <w:pPr>
        <w:rPr>
          <w:rFonts w:ascii="Arial" w:eastAsia="Calibri" w:hAnsi="Arial" w:cs="Arial"/>
          <w:sz w:val="48"/>
        </w:rPr>
      </w:pPr>
    </w:p>
    <w:p w:rsidR="00BC518C" w:rsidRDefault="00BC518C" w:rsidP="00BC518C">
      <w:pPr>
        <w:jc w:val="center"/>
        <w:rPr>
          <w:rFonts w:ascii="Arial" w:eastAsia="Calibri" w:hAnsi="Arial" w:cs="Arial"/>
          <w:sz w:val="44"/>
          <w:szCs w:val="44"/>
        </w:rPr>
      </w:pPr>
    </w:p>
    <w:p w:rsidR="009E1477" w:rsidRPr="00BC518C" w:rsidRDefault="007147C8" w:rsidP="00BC518C">
      <w:pPr>
        <w:jc w:val="center"/>
        <w:rPr>
          <w:rFonts w:ascii="Arial" w:eastAsia="Calibri" w:hAnsi="Arial" w:cs="Arial"/>
          <w:sz w:val="44"/>
          <w:szCs w:val="44"/>
        </w:rPr>
      </w:pPr>
      <w:r w:rsidRPr="00BC518C">
        <w:rPr>
          <w:rFonts w:ascii="Arial" w:eastAsia="Calibri" w:hAnsi="Arial" w:cs="Arial"/>
          <w:sz w:val="44"/>
          <w:szCs w:val="44"/>
        </w:rPr>
        <w:t>Proposition pour un</w:t>
      </w:r>
      <w:r w:rsidR="00BC518C">
        <w:rPr>
          <w:rFonts w:ascii="Arial" w:eastAsia="Calibri" w:hAnsi="Arial" w:cs="Arial"/>
          <w:sz w:val="44"/>
          <w:szCs w:val="44"/>
        </w:rPr>
        <w:t xml:space="preserve">        </w:t>
      </w:r>
      <w:r w:rsidR="008D2ADB" w:rsidRPr="00BC518C">
        <w:rPr>
          <w:rFonts w:ascii="Arial" w:eastAsia="Calibri" w:hAnsi="Arial" w:cs="Arial"/>
          <w:sz w:val="44"/>
          <w:szCs w:val="44"/>
        </w:rPr>
        <w:t xml:space="preserve">ensemble </w:t>
      </w:r>
      <w:r w:rsidR="00BC518C">
        <w:rPr>
          <w:rFonts w:ascii="Arial" w:eastAsia="Calibri" w:hAnsi="Arial" w:cs="Arial"/>
          <w:sz w:val="44"/>
          <w:szCs w:val="44"/>
        </w:rPr>
        <w:t xml:space="preserve">de </w:t>
      </w:r>
      <w:r w:rsidR="00BC518C">
        <w:rPr>
          <w:rFonts w:ascii="Arial" w:eastAsia="Calibri" w:hAnsi="Arial" w:cs="Arial"/>
          <w:sz w:val="44"/>
          <w:szCs w:val="44"/>
        </w:rPr>
        <w:tab/>
      </w:r>
      <w:r w:rsidR="00BC518C">
        <w:rPr>
          <w:rFonts w:ascii="Arial" w:eastAsia="Calibri" w:hAnsi="Arial" w:cs="Arial"/>
          <w:sz w:val="44"/>
          <w:szCs w:val="44"/>
        </w:rPr>
        <w:tab/>
      </w:r>
      <w:r w:rsidR="00BC518C">
        <w:rPr>
          <w:rFonts w:ascii="Arial" w:eastAsia="Calibri" w:hAnsi="Arial" w:cs="Arial"/>
          <w:sz w:val="44"/>
          <w:szCs w:val="44"/>
        </w:rPr>
        <w:tab/>
        <w:t xml:space="preserve">campagnes            </w:t>
      </w:r>
      <w:r w:rsidRPr="00BC518C">
        <w:rPr>
          <w:rFonts w:ascii="Arial" w:eastAsia="Calibri" w:hAnsi="Arial" w:cs="Arial"/>
          <w:sz w:val="44"/>
          <w:szCs w:val="44"/>
        </w:rPr>
        <w:t xml:space="preserve">océanographiques dans l'Archipel de </w:t>
      </w:r>
      <w:r w:rsidR="00BC518C">
        <w:rPr>
          <w:rFonts w:ascii="Arial" w:eastAsia="Calibri" w:hAnsi="Arial" w:cs="Arial"/>
          <w:sz w:val="44"/>
          <w:szCs w:val="44"/>
        </w:rPr>
        <w:tab/>
      </w:r>
      <w:r w:rsidRPr="00BC518C">
        <w:rPr>
          <w:rFonts w:ascii="Arial" w:eastAsia="Calibri" w:hAnsi="Arial" w:cs="Arial"/>
          <w:sz w:val="44"/>
          <w:szCs w:val="44"/>
        </w:rPr>
        <w:t>Saint-Pierre</w:t>
      </w:r>
      <w:r w:rsidR="00C84BC3" w:rsidRPr="00BC518C">
        <w:rPr>
          <w:rFonts w:ascii="Arial" w:eastAsia="Calibri" w:hAnsi="Arial" w:cs="Arial"/>
          <w:sz w:val="44"/>
          <w:szCs w:val="44"/>
        </w:rPr>
        <w:t xml:space="preserve"> </w:t>
      </w:r>
      <w:r w:rsidRPr="00BC518C">
        <w:rPr>
          <w:rFonts w:ascii="Arial" w:eastAsia="Calibri" w:hAnsi="Arial" w:cs="Arial"/>
          <w:sz w:val="44"/>
          <w:szCs w:val="44"/>
        </w:rPr>
        <w:t>et Miquelon</w:t>
      </w:r>
    </w:p>
    <w:p w:rsidR="009E1477" w:rsidRPr="00BC518C" w:rsidRDefault="009E1477">
      <w:pPr>
        <w:jc w:val="center"/>
        <w:rPr>
          <w:rFonts w:ascii="Times New Roman" w:eastAsia="Calibri" w:hAnsi="Times New Roman" w:cs="Times New Roman"/>
          <w:sz w:val="48"/>
        </w:rPr>
      </w:pPr>
    </w:p>
    <w:p w:rsidR="009E1477" w:rsidRPr="00BC518C" w:rsidRDefault="009E1477">
      <w:pPr>
        <w:rPr>
          <w:rFonts w:ascii="Times New Roman" w:eastAsia="Calibri" w:hAnsi="Times New Roman" w:cs="Times New Roman"/>
          <w:sz w:val="48"/>
        </w:rPr>
      </w:pPr>
    </w:p>
    <w:p w:rsidR="00A02E62" w:rsidRPr="00BC518C" w:rsidRDefault="00A02E62">
      <w:pPr>
        <w:rPr>
          <w:rFonts w:ascii="Times New Roman" w:eastAsia="Calibri" w:hAnsi="Times New Roman" w:cs="Times New Roman"/>
          <w:b/>
          <w:sz w:val="28"/>
        </w:rPr>
      </w:pPr>
    </w:p>
    <w:p w:rsidR="00A02E62" w:rsidRPr="00BC518C" w:rsidRDefault="00A02E62">
      <w:pPr>
        <w:rPr>
          <w:rFonts w:ascii="Times New Roman" w:eastAsia="Calibri" w:hAnsi="Times New Roman" w:cs="Times New Roman"/>
          <w:b/>
          <w:sz w:val="28"/>
        </w:rPr>
      </w:pPr>
    </w:p>
    <w:p w:rsidR="00A02E62" w:rsidRPr="00BC518C" w:rsidRDefault="00A12F4C">
      <w:pPr>
        <w:rPr>
          <w:rFonts w:ascii="Times New Roman" w:eastAsia="Calibri" w:hAnsi="Times New Roman" w:cs="Times New Roman"/>
          <w:b/>
          <w:sz w:val="28"/>
        </w:rPr>
      </w:pPr>
      <w:r w:rsidRPr="00BC518C">
        <w:rPr>
          <w:rFonts w:ascii="Times New Roman" w:hAnsi="Times New Roman" w:cs="Times New Roman"/>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19.8pt;margin-top:25.05pt;width:148.25pt;height:187.55pt;z-index:251660288" wrapcoords="-79 0 -79 21525 21600 21525 21600 0 -79 0" filled="t">
            <v:imagedata r:id="rId8" o:title=""/>
            <o:lock v:ext="edit" aspectratio="f"/>
            <w10:wrap type="tight"/>
          </v:shape>
          <o:OLEObject Type="Embed" ProgID="StaticMetafile" ShapeID="_x0000_s1028" DrawAspect="Content" ObjectID="_1521477631" r:id="rId9"/>
        </w:pict>
      </w:r>
    </w:p>
    <w:p w:rsidR="00A02E62" w:rsidRPr="00BC518C" w:rsidRDefault="00A02E62">
      <w:pPr>
        <w:rPr>
          <w:rFonts w:ascii="Times New Roman" w:eastAsia="Calibri" w:hAnsi="Times New Roman" w:cs="Times New Roman"/>
          <w:b/>
          <w:sz w:val="28"/>
        </w:rPr>
      </w:pPr>
    </w:p>
    <w:p w:rsidR="00A02E62" w:rsidRPr="00BC518C" w:rsidRDefault="00A12F4C">
      <w:pPr>
        <w:rPr>
          <w:rFonts w:ascii="Times New Roman" w:eastAsia="Calibri" w:hAnsi="Times New Roman" w:cs="Times New Roman"/>
          <w:b/>
          <w:sz w:val="28"/>
        </w:rPr>
      </w:pPr>
      <w:r>
        <w:rPr>
          <w:rFonts w:ascii="Times New Roman" w:eastAsia="Calibri" w:hAnsi="Times New Roman" w:cs="Times New Roman"/>
          <w:b/>
          <w:noProof/>
          <w:sz w:val="28"/>
        </w:rPr>
        <w:drawing>
          <wp:anchor distT="0" distB="0" distL="114300" distR="114300" simplePos="0" relativeHeight="251662336" behindDoc="0" locked="0" layoutInCell="1" allowOverlap="1">
            <wp:simplePos x="0" y="0"/>
            <wp:positionH relativeFrom="column">
              <wp:posOffset>1621790</wp:posOffset>
            </wp:positionH>
            <wp:positionV relativeFrom="paragraph">
              <wp:posOffset>74295</wp:posOffset>
            </wp:positionV>
            <wp:extent cx="2914650" cy="1943100"/>
            <wp:effectExtent l="19050" t="0" r="0" b="0"/>
            <wp:wrapSquare wrapText="bothSides"/>
            <wp:docPr id="3" name="Image 2" descr="45-Ant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Antea.jpg"/>
                    <pic:cNvPicPr/>
                  </pic:nvPicPr>
                  <pic:blipFill>
                    <a:blip r:embed="rId10"/>
                    <a:stretch>
                      <a:fillRect/>
                    </a:stretch>
                  </pic:blipFill>
                  <pic:spPr>
                    <a:xfrm>
                      <a:off x="0" y="0"/>
                      <a:ext cx="2914650" cy="1943100"/>
                    </a:xfrm>
                    <a:prstGeom prst="rect">
                      <a:avLst/>
                    </a:prstGeom>
                  </pic:spPr>
                </pic:pic>
              </a:graphicData>
            </a:graphic>
          </wp:anchor>
        </w:drawing>
      </w:r>
    </w:p>
    <w:p w:rsidR="00EF6D11" w:rsidRPr="00BC518C" w:rsidRDefault="00EF6D11">
      <w:pPr>
        <w:rPr>
          <w:rFonts w:ascii="Times New Roman" w:eastAsia="Calibri" w:hAnsi="Times New Roman" w:cs="Times New Roman"/>
          <w:b/>
          <w:sz w:val="28"/>
        </w:rPr>
      </w:pPr>
      <w:r w:rsidRPr="00BC518C">
        <w:rPr>
          <w:rFonts w:ascii="Times New Roman" w:eastAsia="Calibri" w:hAnsi="Times New Roman" w:cs="Times New Roman"/>
          <w:b/>
          <w:sz w:val="28"/>
        </w:rPr>
        <w:br w:type="page"/>
      </w:r>
    </w:p>
    <w:p w:rsidR="00A02E62" w:rsidRPr="00BC518C" w:rsidRDefault="00A02E62">
      <w:pPr>
        <w:rPr>
          <w:rFonts w:ascii="Times New Roman" w:eastAsia="Calibri" w:hAnsi="Times New Roman" w:cs="Times New Roman"/>
          <w:b/>
          <w:sz w:val="28"/>
        </w:rPr>
      </w:pPr>
    </w:p>
    <w:p w:rsidR="00893620" w:rsidRPr="00BC518C" w:rsidRDefault="001E55F5" w:rsidP="00F50FF6">
      <w:pPr>
        <w:jc w:val="both"/>
        <w:rPr>
          <w:rFonts w:ascii="Times New Roman" w:eastAsia="Calibri" w:hAnsi="Times New Roman" w:cs="Times New Roman"/>
          <w:b/>
          <w:sz w:val="36"/>
          <w:szCs w:val="36"/>
        </w:rPr>
      </w:pPr>
      <w:r w:rsidRPr="00BC518C">
        <w:rPr>
          <w:rFonts w:ascii="Times New Roman" w:eastAsia="Calibri" w:hAnsi="Times New Roman" w:cs="Times New Roman"/>
          <w:b/>
          <w:sz w:val="36"/>
          <w:szCs w:val="36"/>
        </w:rPr>
        <w:t xml:space="preserve">Sommaire </w:t>
      </w:r>
    </w:p>
    <w:p w:rsidR="00893620" w:rsidRPr="00BC518C" w:rsidRDefault="00893620">
      <w:pPr>
        <w:rPr>
          <w:rFonts w:ascii="Times New Roman" w:eastAsia="Calibri" w:hAnsi="Times New Roman" w:cs="Times New Roman"/>
          <w:b/>
          <w:sz w:val="28"/>
        </w:rPr>
      </w:pPr>
    </w:p>
    <w:p w:rsidR="00893620" w:rsidRPr="00BC518C" w:rsidRDefault="004F1934">
      <w:pPr>
        <w:rPr>
          <w:rFonts w:ascii="Times New Roman" w:eastAsia="Calibri" w:hAnsi="Times New Roman" w:cs="Times New Roman"/>
          <w:sz w:val="36"/>
          <w:szCs w:val="36"/>
        </w:rPr>
      </w:pPr>
      <w:r w:rsidRPr="00BC518C">
        <w:rPr>
          <w:rFonts w:ascii="Times New Roman" w:eastAsia="Calibri" w:hAnsi="Times New Roman" w:cs="Times New Roman"/>
          <w:sz w:val="28"/>
        </w:rPr>
        <w:t xml:space="preserve">1- </w:t>
      </w:r>
      <w:r w:rsidR="00DE085F" w:rsidRPr="00BC518C">
        <w:rPr>
          <w:rFonts w:ascii="Times New Roman" w:eastAsia="Calibri" w:hAnsi="Times New Roman" w:cs="Times New Roman"/>
          <w:sz w:val="36"/>
          <w:szCs w:val="36"/>
        </w:rPr>
        <w:t>Contexte</w:t>
      </w:r>
    </w:p>
    <w:p w:rsidR="004F1934" w:rsidRPr="00BC518C" w:rsidRDefault="004F1934">
      <w:pPr>
        <w:rPr>
          <w:rFonts w:ascii="Times New Roman" w:eastAsia="Calibri" w:hAnsi="Times New Roman" w:cs="Times New Roman"/>
          <w:sz w:val="36"/>
          <w:szCs w:val="36"/>
        </w:rPr>
      </w:pPr>
      <w:r w:rsidRPr="00BC518C">
        <w:rPr>
          <w:rFonts w:ascii="Times New Roman" w:eastAsia="Calibri" w:hAnsi="Times New Roman" w:cs="Times New Roman"/>
          <w:sz w:val="36"/>
          <w:szCs w:val="36"/>
        </w:rPr>
        <w:tab/>
        <w:t xml:space="preserve">- </w:t>
      </w:r>
      <w:r w:rsidRPr="00BC518C">
        <w:rPr>
          <w:rFonts w:ascii="Times New Roman" w:eastAsia="Calibri" w:hAnsi="Times New Roman" w:cs="Times New Roman"/>
          <w:sz w:val="28"/>
          <w:szCs w:val="28"/>
        </w:rPr>
        <w:t>Un territoire français en Amérique</w:t>
      </w:r>
    </w:p>
    <w:p w:rsidR="004F1934" w:rsidRPr="00BC518C" w:rsidRDefault="004F1934" w:rsidP="004F1934">
      <w:pPr>
        <w:rPr>
          <w:rFonts w:ascii="Times New Roman" w:eastAsia="Calibri" w:hAnsi="Times New Roman" w:cs="Times New Roman"/>
          <w:i/>
          <w:sz w:val="28"/>
          <w:szCs w:val="28"/>
        </w:rPr>
      </w:pPr>
      <w:r w:rsidRPr="00BC518C">
        <w:rPr>
          <w:rFonts w:ascii="Times New Roman" w:eastAsia="Calibri" w:hAnsi="Times New Roman" w:cs="Times New Roman"/>
          <w:sz w:val="36"/>
          <w:szCs w:val="36"/>
        </w:rPr>
        <w:tab/>
        <w:t xml:space="preserve">- </w:t>
      </w:r>
      <w:r w:rsidRPr="00BC518C">
        <w:rPr>
          <w:rFonts w:ascii="Times New Roman" w:eastAsia="Calibri" w:hAnsi="Times New Roman" w:cs="Times New Roman"/>
          <w:sz w:val="28"/>
          <w:szCs w:val="28"/>
        </w:rPr>
        <w:t>Un bref historique des campagnes océanographiques à SPM</w:t>
      </w:r>
    </w:p>
    <w:p w:rsidR="004F1934" w:rsidRPr="00BC518C" w:rsidRDefault="00D77919" w:rsidP="004F1934">
      <w:pPr>
        <w:rPr>
          <w:rFonts w:ascii="Times New Roman" w:eastAsia="Calibri" w:hAnsi="Times New Roman" w:cs="Times New Roman"/>
          <w:i/>
          <w:sz w:val="28"/>
          <w:szCs w:val="28"/>
        </w:rPr>
      </w:pPr>
      <w:r w:rsidRPr="00BC518C">
        <w:rPr>
          <w:rFonts w:ascii="Times New Roman" w:eastAsia="Calibri" w:hAnsi="Times New Roman" w:cs="Times New Roman"/>
          <w:i/>
          <w:sz w:val="28"/>
          <w:szCs w:val="28"/>
        </w:rPr>
        <w:tab/>
        <w:t xml:space="preserve">- </w:t>
      </w:r>
      <w:r w:rsidR="004F1934" w:rsidRPr="00BC518C">
        <w:rPr>
          <w:rFonts w:ascii="Times New Roman" w:eastAsia="Calibri" w:hAnsi="Times New Roman" w:cs="Times New Roman"/>
          <w:sz w:val="28"/>
          <w:szCs w:val="28"/>
        </w:rPr>
        <w:t>Un nouvel intérêt pour l'environnement marin</w:t>
      </w:r>
    </w:p>
    <w:p w:rsidR="00D77919" w:rsidRPr="00BC518C" w:rsidRDefault="004F1934" w:rsidP="00D77919">
      <w:pPr>
        <w:jc w:val="both"/>
        <w:rPr>
          <w:rFonts w:ascii="Times New Roman" w:eastAsia="Calibri" w:hAnsi="Times New Roman" w:cs="Times New Roman"/>
          <w:sz w:val="32"/>
          <w:szCs w:val="32"/>
        </w:rPr>
      </w:pPr>
      <w:r w:rsidRPr="00BC518C">
        <w:rPr>
          <w:rFonts w:ascii="Times New Roman" w:eastAsia="Calibri" w:hAnsi="Times New Roman" w:cs="Times New Roman"/>
          <w:sz w:val="28"/>
          <w:szCs w:val="28"/>
        </w:rPr>
        <w:t xml:space="preserve">2- </w:t>
      </w:r>
      <w:r w:rsidR="00D77919" w:rsidRPr="00BC518C">
        <w:rPr>
          <w:rFonts w:ascii="Times New Roman" w:eastAsia="Calibri" w:hAnsi="Times New Roman" w:cs="Times New Roman"/>
          <w:sz w:val="32"/>
          <w:szCs w:val="32"/>
        </w:rPr>
        <w:t>Présentation des campagnes SPM2017</w:t>
      </w:r>
    </w:p>
    <w:p w:rsidR="00D77919" w:rsidRPr="00BC518C" w:rsidRDefault="00D77919" w:rsidP="00D77919">
      <w:pPr>
        <w:jc w:val="both"/>
        <w:rPr>
          <w:rFonts w:ascii="Times New Roman" w:eastAsia="Calibri" w:hAnsi="Times New Roman" w:cs="Times New Roman"/>
          <w:sz w:val="28"/>
          <w:szCs w:val="28"/>
        </w:rPr>
      </w:pPr>
      <w:r w:rsidRPr="00BC518C">
        <w:rPr>
          <w:rFonts w:ascii="Times New Roman" w:eastAsia="Calibri" w:hAnsi="Times New Roman" w:cs="Times New Roman"/>
          <w:i/>
          <w:sz w:val="28"/>
        </w:rPr>
        <w:tab/>
        <w:t xml:space="preserve">- </w:t>
      </w:r>
      <w:r w:rsidRPr="00BC518C">
        <w:rPr>
          <w:rFonts w:ascii="Times New Roman" w:eastAsia="Calibri" w:hAnsi="Times New Roman" w:cs="Times New Roman"/>
          <w:sz w:val="28"/>
        </w:rPr>
        <w:t>Objectifs des campagnes</w:t>
      </w:r>
    </w:p>
    <w:p w:rsidR="00D77919" w:rsidRPr="00BC518C" w:rsidRDefault="00D77919" w:rsidP="00D77919">
      <w:pPr>
        <w:rPr>
          <w:rFonts w:ascii="Times New Roman" w:eastAsia="Calibri" w:hAnsi="Times New Roman" w:cs="Times New Roman"/>
          <w:sz w:val="28"/>
        </w:rPr>
      </w:pPr>
      <w:r w:rsidRPr="00BC518C">
        <w:rPr>
          <w:rFonts w:ascii="Times New Roman" w:eastAsia="Calibri" w:hAnsi="Times New Roman" w:cs="Times New Roman"/>
          <w:sz w:val="32"/>
          <w:szCs w:val="32"/>
        </w:rPr>
        <w:tab/>
      </w:r>
      <w:r w:rsidR="003A3766" w:rsidRPr="00BC518C">
        <w:rPr>
          <w:rFonts w:ascii="Times New Roman" w:eastAsia="Calibri" w:hAnsi="Times New Roman" w:cs="Times New Roman"/>
          <w:sz w:val="28"/>
          <w:szCs w:val="28"/>
        </w:rPr>
        <w:t xml:space="preserve">- </w:t>
      </w:r>
      <w:r w:rsidRPr="00BC518C">
        <w:rPr>
          <w:rFonts w:ascii="Times New Roman" w:eastAsia="Calibri" w:hAnsi="Times New Roman" w:cs="Times New Roman"/>
          <w:sz w:val="28"/>
        </w:rPr>
        <w:t xml:space="preserve">Equipe scientifiques impliquées </w:t>
      </w:r>
    </w:p>
    <w:p w:rsidR="00D77919" w:rsidRPr="00BC518C" w:rsidRDefault="00D77919" w:rsidP="00D77919">
      <w:pPr>
        <w:rPr>
          <w:rFonts w:ascii="Times New Roman" w:eastAsia="Calibri" w:hAnsi="Times New Roman" w:cs="Times New Roman"/>
          <w:i/>
          <w:sz w:val="28"/>
        </w:rPr>
      </w:pPr>
      <w:r w:rsidRPr="00BC518C">
        <w:rPr>
          <w:rFonts w:ascii="Times New Roman" w:eastAsia="Calibri" w:hAnsi="Times New Roman" w:cs="Times New Roman"/>
          <w:sz w:val="28"/>
        </w:rPr>
        <w:tab/>
        <w:t>- Calendrier prévisionnel</w:t>
      </w:r>
    </w:p>
    <w:p w:rsidR="00D77919" w:rsidRPr="00BC518C" w:rsidRDefault="00F50FF6" w:rsidP="00D77919">
      <w:pPr>
        <w:jc w:val="both"/>
        <w:rPr>
          <w:rFonts w:ascii="Times New Roman" w:eastAsia="Calibri" w:hAnsi="Times New Roman" w:cs="Times New Roman"/>
          <w:sz w:val="28"/>
          <w:szCs w:val="28"/>
        </w:rPr>
      </w:pPr>
      <w:r w:rsidRPr="00BC518C">
        <w:rPr>
          <w:rFonts w:ascii="Times New Roman" w:eastAsia="Calibri" w:hAnsi="Times New Roman" w:cs="Times New Roman"/>
          <w:sz w:val="28"/>
          <w:szCs w:val="28"/>
        </w:rPr>
        <w:tab/>
        <w:t xml:space="preserve"> - Financement</w:t>
      </w:r>
    </w:p>
    <w:p w:rsidR="001E55F5" w:rsidRPr="00BC518C" w:rsidRDefault="00F50FF6">
      <w:pPr>
        <w:rPr>
          <w:rFonts w:ascii="Times New Roman" w:eastAsia="Calibri" w:hAnsi="Times New Roman" w:cs="Times New Roman"/>
          <w:sz w:val="32"/>
          <w:szCs w:val="32"/>
        </w:rPr>
      </w:pPr>
      <w:r w:rsidRPr="00BC518C">
        <w:rPr>
          <w:rFonts w:ascii="Times New Roman" w:eastAsia="Calibri" w:hAnsi="Times New Roman" w:cs="Times New Roman"/>
          <w:sz w:val="32"/>
          <w:szCs w:val="32"/>
        </w:rPr>
        <w:t>3</w:t>
      </w:r>
      <w:r w:rsidR="004F1934" w:rsidRPr="00BC518C">
        <w:rPr>
          <w:rFonts w:ascii="Times New Roman" w:eastAsia="Calibri" w:hAnsi="Times New Roman" w:cs="Times New Roman"/>
          <w:sz w:val="32"/>
          <w:szCs w:val="32"/>
        </w:rPr>
        <w:t xml:space="preserve">- </w:t>
      </w:r>
      <w:r w:rsidRPr="00BC518C">
        <w:rPr>
          <w:rFonts w:ascii="Times New Roman" w:eastAsia="Calibri" w:hAnsi="Times New Roman" w:cs="Times New Roman"/>
          <w:sz w:val="32"/>
          <w:szCs w:val="32"/>
        </w:rPr>
        <w:t>Dossiers scientifiques des d</w:t>
      </w:r>
      <w:r w:rsidR="001E55F5" w:rsidRPr="00BC518C">
        <w:rPr>
          <w:rFonts w:ascii="Times New Roman" w:eastAsia="Calibri" w:hAnsi="Times New Roman" w:cs="Times New Roman"/>
          <w:sz w:val="32"/>
          <w:szCs w:val="32"/>
        </w:rPr>
        <w:t xml:space="preserve">ifférentes campagnes </w:t>
      </w:r>
    </w:p>
    <w:p w:rsidR="001E55F5" w:rsidRPr="00BC518C" w:rsidRDefault="004F1934">
      <w:pPr>
        <w:rPr>
          <w:rFonts w:ascii="Times New Roman" w:eastAsia="Calibri" w:hAnsi="Times New Roman" w:cs="Times New Roman"/>
          <w:sz w:val="28"/>
        </w:rPr>
      </w:pPr>
      <w:r w:rsidRPr="00BC518C">
        <w:rPr>
          <w:rFonts w:ascii="Times New Roman" w:eastAsia="Calibri" w:hAnsi="Times New Roman" w:cs="Times New Roman"/>
          <w:sz w:val="28"/>
        </w:rPr>
        <w:tab/>
      </w:r>
      <w:r w:rsidR="001E55F5" w:rsidRPr="00BC518C">
        <w:rPr>
          <w:rFonts w:ascii="Times New Roman" w:eastAsia="Calibri" w:hAnsi="Times New Roman" w:cs="Times New Roman"/>
          <w:sz w:val="28"/>
        </w:rPr>
        <w:t>Campagne SPM2017_GM (Lucky me).................................</w:t>
      </w:r>
    </w:p>
    <w:p w:rsidR="004F1934" w:rsidRPr="00BC518C" w:rsidRDefault="00DE085F" w:rsidP="004F1934">
      <w:pPr>
        <w:rPr>
          <w:rFonts w:ascii="Times New Roman" w:eastAsia="Calibri" w:hAnsi="Times New Roman" w:cs="Times New Roman"/>
          <w:sz w:val="28"/>
        </w:rPr>
      </w:pPr>
      <w:r w:rsidRPr="00BC518C">
        <w:rPr>
          <w:rFonts w:ascii="Times New Roman" w:eastAsia="Calibri" w:hAnsi="Times New Roman" w:cs="Times New Roman"/>
          <w:sz w:val="28"/>
        </w:rPr>
        <w:tab/>
      </w:r>
      <w:r w:rsidR="004F1934" w:rsidRPr="00BC518C">
        <w:rPr>
          <w:rFonts w:ascii="Times New Roman" w:eastAsia="Calibri" w:hAnsi="Times New Roman" w:cs="Times New Roman"/>
          <w:sz w:val="28"/>
        </w:rPr>
        <w:t>Campagne SPM2017_Hal.......................................................</w:t>
      </w:r>
    </w:p>
    <w:p w:rsidR="004F1934" w:rsidRPr="00BC518C" w:rsidRDefault="00DE085F">
      <w:pPr>
        <w:rPr>
          <w:rFonts w:ascii="Times New Roman" w:eastAsia="Calibri" w:hAnsi="Times New Roman" w:cs="Times New Roman"/>
          <w:sz w:val="28"/>
        </w:rPr>
      </w:pPr>
      <w:r w:rsidRPr="00BC518C">
        <w:rPr>
          <w:rFonts w:ascii="Times New Roman" w:eastAsia="Calibri" w:hAnsi="Times New Roman" w:cs="Times New Roman"/>
          <w:sz w:val="28"/>
        </w:rPr>
        <w:tab/>
      </w:r>
      <w:r w:rsidR="00B01365" w:rsidRPr="00BC518C">
        <w:rPr>
          <w:rFonts w:ascii="Times New Roman" w:eastAsia="Calibri" w:hAnsi="Times New Roman" w:cs="Times New Roman"/>
          <w:sz w:val="28"/>
        </w:rPr>
        <w:t>Campagne SPM2017_Biv</w:t>
      </w:r>
      <w:r w:rsidR="004F1934" w:rsidRPr="00BC518C">
        <w:rPr>
          <w:rFonts w:ascii="Times New Roman" w:eastAsia="Calibri" w:hAnsi="Times New Roman" w:cs="Times New Roman"/>
          <w:sz w:val="28"/>
        </w:rPr>
        <w:t>.......................................................</w:t>
      </w:r>
    </w:p>
    <w:p w:rsidR="001E55F5" w:rsidRPr="00BC518C" w:rsidRDefault="004F1934">
      <w:pPr>
        <w:rPr>
          <w:rFonts w:ascii="Times New Roman" w:eastAsia="Calibri" w:hAnsi="Times New Roman" w:cs="Times New Roman"/>
          <w:sz w:val="28"/>
        </w:rPr>
      </w:pPr>
      <w:r w:rsidRPr="00BC518C">
        <w:rPr>
          <w:rFonts w:ascii="Times New Roman" w:eastAsia="Calibri" w:hAnsi="Times New Roman" w:cs="Times New Roman"/>
          <w:sz w:val="28"/>
        </w:rPr>
        <w:tab/>
        <w:t>Cam</w:t>
      </w:r>
      <w:r w:rsidR="001E55F5" w:rsidRPr="00BC518C">
        <w:rPr>
          <w:rFonts w:ascii="Times New Roman" w:eastAsia="Calibri" w:hAnsi="Times New Roman" w:cs="Times New Roman"/>
          <w:sz w:val="28"/>
        </w:rPr>
        <w:t>p</w:t>
      </w:r>
      <w:r w:rsidRPr="00BC518C">
        <w:rPr>
          <w:rFonts w:ascii="Times New Roman" w:eastAsia="Calibri" w:hAnsi="Times New Roman" w:cs="Times New Roman"/>
          <w:sz w:val="28"/>
        </w:rPr>
        <w:t>a</w:t>
      </w:r>
      <w:r w:rsidR="001E55F5" w:rsidRPr="00BC518C">
        <w:rPr>
          <w:rFonts w:ascii="Times New Roman" w:eastAsia="Calibri" w:hAnsi="Times New Roman" w:cs="Times New Roman"/>
          <w:sz w:val="28"/>
        </w:rPr>
        <w:t>gne SPM2017_Phys..................................................</w:t>
      </w:r>
    </w:p>
    <w:p w:rsidR="004F1934" w:rsidRPr="00BC518C" w:rsidRDefault="004F1934" w:rsidP="004F1934">
      <w:pPr>
        <w:rPr>
          <w:rFonts w:ascii="Times New Roman" w:eastAsia="Calibri" w:hAnsi="Times New Roman" w:cs="Times New Roman"/>
          <w:sz w:val="28"/>
        </w:rPr>
      </w:pPr>
      <w:r w:rsidRPr="00BC518C">
        <w:rPr>
          <w:rFonts w:ascii="Times New Roman" w:eastAsia="Calibri" w:hAnsi="Times New Roman" w:cs="Times New Roman"/>
          <w:sz w:val="28"/>
        </w:rPr>
        <w:tab/>
        <w:t>Campagne SPM2017_</w:t>
      </w:r>
      <w:r w:rsidR="00DE085F" w:rsidRPr="00BC518C">
        <w:rPr>
          <w:rFonts w:ascii="Times New Roman" w:eastAsia="Calibri" w:hAnsi="Times New Roman" w:cs="Times New Roman"/>
          <w:sz w:val="28"/>
        </w:rPr>
        <w:t>Phyt</w:t>
      </w:r>
      <w:r w:rsidRPr="00BC518C">
        <w:rPr>
          <w:rFonts w:ascii="Times New Roman" w:eastAsia="Calibri" w:hAnsi="Times New Roman" w:cs="Times New Roman"/>
          <w:sz w:val="28"/>
        </w:rPr>
        <w:t>.......................................................</w:t>
      </w:r>
    </w:p>
    <w:p w:rsidR="00F50FF6" w:rsidRPr="00BC518C" w:rsidRDefault="00F50FF6" w:rsidP="004F1934">
      <w:pPr>
        <w:rPr>
          <w:rFonts w:ascii="Times New Roman" w:eastAsia="Calibri" w:hAnsi="Times New Roman" w:cs="Times New Roman"/>
          <w:sz w:val="28"/>
        </w:rPr>
      </w:pPr>
      <w:r w:rsidRPr="00BC518C">
        <w:rPr>
          <w:rFonts w:ascii="Times New Roman" w:eastAsia="Calibri" w:hAnsi="Times New Roman" w:cs="Times New Roman"/>
          <w:sz w:val="28"/>
        </w:rPr>
        <w:t>4 - Annexes</w:t>
      </w:r>
    </w:p>
    <w:p w:rsidR="001E55F5" w:rsidRPr="00BC518C" w:rsidRDefault="00F50FF6">
      <w:pPr>
        <w:rPr>
          <w:rFonts w:ascii="Times New Roman" w:eastAsia="Calibri" w:hAnsi="Times New Roman" w:cs="Times New Roman"/>
          <w:sz w:val="28"/>
        </w:rPr>
      </w:pPr>
      <w:r w:rsidRPr="00BC518C">
        <w:rPr>
          <w:rFonts w:ascii="Times New Roman" w:eastAsia="Calibri" w:hAnsi="Times New Roman" w:cs="Times New Roman"/>
          <w:b/>
          <w:sz w:val="28"/>
        </w:rPr>
        <w:tab/>
      </w:r>
      <w:r w:rsidRPr="00BC518C">
        <w:rPr>
          <w:rFonts w:ascii="Times New Roman" w:eastAsia="Calibri" w:hAnsi="Times New Roman" w:cs="Times New Roman"/>
          <w:sz w:val="28"/>
        </w:rPr>
        <w:t>Personnel embarquant</w:t>
      </w:r>
    </w:p>
    <w:p w:rsidR="00F50FF6" w:rsidRPr="00BC518C" w:rsidRDefault="00F50FF6">
      <w:pPr>
        <w:rPr>
          <w:rFonts w:ascii="Times New Roman" w:eastAsia="Calibri" w:hAnsi="Times New Roman" w:cs="Times New Roman"/>
          <w:sz w:val="28"/>
        </w:rPr>
      </w:pPr>
      <w:r w:rsidRPr="00BC518C">
        <w:rPr>
          <w:rFonts w:ascii="Times New Roman" w:eastAsia="Calibri" w:hAnsi="Times New Roman" w:cs="Times New Roman"/>
          <w:sz w:val="28"/>
        </w:rPr>
        <w:tab/>
        <w:t>Instrumentation scientifique nécessaire</w:t>
      </w:r>
    </w:p>
    <w:p w:rsidR="00F50FF6" w:rsidRPr="00BC518C" w:rsidRDefault="00F50FF6">
      <w:pPr>
        <w:rPr>
          <w:rFonts w:ascii="Times New Roman" w:eastAsia="Calibri" w:hAnsi="Times New Roman" w:cs="Times New Roman"/>
          <w:b/>
          <w:sz w:val="28"/>
        </w:rPr>
      </w:pPr>
      <w:r w:rsidRPr="00BC518C">
        <w:rPr>
          <w:rFonts w:ascii="Times New Roman" w:eastAsia="Calibri" w:hAnsi="Times New Roman" w:cs="Times New Roman"/>
          <w:b/>
          <w:sz w:val="28"/>
        </w:rPr>
        <w:tab/>
      </w:r>
    </w:p>
    <w:p w:rsidR="00893620" w:rsidRPr="00BC518C" w:rsidRDefault="004F1934">
      <w:pPr>
        <w:rPr>
          <w:rFonts w:ascii="Times New Roman" w:eastAsia="Calibri" w:hAnsi="Times New Roman" w:cs="Times New Roman"/>
          <w:b/>
          <w:sz w:val="28"/>
        </w:rPr>
      </w:pPr>
      <w:r w:rsidRPr="00BC518C">
        <w:rPr>
          <w:rFonts w:ascii="Times New Roman" w:eastAsia="Calibri" w:hAnsi="Times New Roman" w:cs="Times New Roman"/>
          <w:b/>
          <w:sz w:val="28"/>
        </w:rPr>
        <w:tab/>
      </w:r>
    </w:p>
    <w:p w:rsidR="00893620" w:rsidRPr="00BC518C" w:rsidRDefault="00893620">
      <w:pPr>
        <w:rPr>
          <w:rFonts w:ascii="Times New Roman" w:eastAsia="Calibri" w:hAnsi="Times New Roman" w:cs="Times New Roman"/>
          <w:b/>
          <w:sz w:val="28"/>
        </w:rPr>
      </w:pPr>
    </w:p>
    <w:p w:rsidR="009E1477" w:rsidRPr="00BC518C" w:rsidRDefault="00F50FF6">
      <w:pPr>
        <w:rPr>
          <w:rFonts w:ascii="Times New Roman" w:eastAsia="Calibri" w:hAnsi="Times New Roman" w:cs="Times New Roman"/>
          <w:b/>
          <w:sz w:val="36"/>
          <w:szCs w:val="36"/>
        </w:rPr>
      </w:pPr>
      <w:r w:rsidRPr="00BC518C">
        <w:rPr>
          <w:rFonts w:ascii="Times New Roman" w:eastAsia="Calibri" w:hAnsi="Times New Roman" w:cs="Times New Roman"/>
          <w:b/>
          <w:sz w:val="36"/>
          <w:szCs w:val="36"/>
        </w:rPr>
        <w:lastRenderedPageBreak/>
        <w:t>1-</w:t>
      </w:r>
      <w:r w:rsidR="007147C8" w:rsidRPr="00BC518C">
        <w:rPr>
          <w:rFonts w:ascii="Times New Roman" w:eastAsia="Calibri" w:hAnsi="Times New Roman" w:cs="Times New Roman"/>
          <w:b/>
          <w:sz w:val="36"/>
          <w:szCs w:val="36"/>
        </w:rPr>
        <w:t>Contexte :</w:t>
      </w:r>
    </w:p>
    <w:p w:rsidR="009E1477" w:rsidRPr="00BC518C" w:rsidRDefault="007147C8">
      <w:pPr>
        <w:rPr>
          <w:rFonts w:ascii="Times New Roman" w:eastAsia="Calibri" w:hAnsi="Times New Roman" w:cs="Times New Roman"/>
          <w:b/>
          <w:i/>
          <w:sz w:val="28"/>
          <w:szCs w:val="28"/>
        </w:rPr>
      </w:pPr>
      <w:r w:rsidRPr="00BC518C">
        <w:rPr>
          <w:rFonts w:ascii="Times New Roman" w:eastAsia="Calibri" w:hAnsi="Times New Roman" w:cs="Times New Roman"/>
          <w:b/>
          <w:i/>
          <w:sz w:val="28"/>
          <w:szCs w:val="28"/>
        </w:rPr>
        <w:t>Un territoire français en Amérique</w:t>
      </w:r>
    </w:p>
    <w:p w:rsidR="009E1477" w:rsidRPr="00BC518C" w:rsidRDefault="007147C8">
      <w:pPr>
        <w:jc w:val="both"/>
        <w:rPr>
          <w:rFonts w:ascii="Times New Roman" w:eastAsia="Calibri" w:hAnsi="Times New Roman" w:cs="Times New Roman"/>
          <w:sz w:val="24"/>
          <w:szCs w:val="24"/>
        </w:rPr>
      </w:pPr>
      <w:r w:rsidRPr="00BC518C">
        <w:rPr>
          <w:rFonts w:ascii="Times New Roman" w:eastAsia="Calibri" w:hAnsi="Times New Roman" w:cs="Times New Roman"/>
          <w:sz w:val="24"/>
          <w:szCs w:val="24"/>
        </w:rPr>
        <w:t>Saint-Pierre-et-Miquelon</w:t>
      </w:r>
      <w:r w:rsidR="006E2D36" w:rsidRPr="00BC518C">
        <w:rPr>
          <w:rFonts w:ascii="Times New Roman" w:eastAsia="Calibri" w:hAnsi="Times New Roman" w:cs="Times New Roman"/>
          <w:sz w:val="24"/>
          <w:szCs w:val="24"/>
        </w:rPr>
        <w:t xml:space="preserve"> (SPM)</w:t>
      </w:r>
      <w:r w:rsidR="00DA17EA" w:rsidRPr="00BC518C">
        <w:rPr>
          <w:rStyle w:val="Appelnotedebasdep"/>
          <w:rFonts w:ascii="Times New Roman" w:eastAsia="Calibri" w:hAnsi="Times New Roman" w:cs="Times New Roman"/>
          <w:sz w:val="24"/>
          <w:szCs w:val="24"/>
        </w:rPr>
        <w:footnoteReference w:id="2"/>
      </w:r>
      <w:r w:rsidRPr="00BC518C">
        <w:rPr>
          <w:rFonts w:ascii="Times New Roman" w:eastAsia="Calibri" w:hAnsi="Times New Roman" w:cs="Times New Roman"/>
          <w:sz w:val="24"/>
          <w:szCs w:val="24"/>
        </w:rPr>
        <w:t xml:space="preserve"> est un petit archipel de huit îles, totalisant 242 km</w:t>
      </w:r>
      <w:r w:rsidRPr="00BC518C">
        <w:rPr>
          <w:rFonts w:ascii="Times New Roman" w:eastAsia="Calibri" w:hAnsi="Times New Roman" w:cs="Times New Roman"/>
          <w:sz w:val="24"/>
          <w:szCs w:val="24"/>
          <w:vertAlign w:val="superscript"/>
        </w:rPr>
        <w:t>2</w:t>
      </w:r>
      <w:r w:rsidR="00DE085F" w:rsidRPr="00BC518C">
        <w:rPr>
          <w:rFonts w:ascii="Times New Roman" w:eastAsia="Calibri" w:hAnsi="Times New Roman" w:cs="Times New Roman"/>
          <w:sz w:val="24"/>
          <w:szCs w:val="24"/>
        </w:rPr>
        <w:t>.</w:t>
      </w:r>
      <w:r w:rsidRPr="00BC518C">
        <w:rPr>
          <w:rFonts w:ascii="Times New Roman" w:eastAsia="Calibri" w:hAnsi="Times New Roman" w:cs="Times New Roman"/>
          <w:sz w:val="24"/>
          <w:szCs w:val="24"/>
        </w:rPr>
        <w:t>L'archipel est constitué essentiellement de la petite île de Saint-Pierre (26 km</w:t>
      </w:r>
      <w:r w:rsidRPr="00BC518C">
        <w:rPr>
          <w:rFonts w:ascii="Times New Roman" w:eastAsia="Calibri" w:hAnsi="Times New Roman" w:cs="Times New Roman"/>
          <w:sz w:val="24"/>
          <w:szCs w:val="24"/>
          <w:vertAlign w:val="superscript"/>
        </w:rPr>
        <w:t>2</w:t>
      </w:r>
      <w:r w:rsidRPr="00BC518C">
        <w:rPr>
          <w:rFonts w:ascii="Times New Roman" w:eastAsia="Calibri" w:hAnsi="Times New Roman" w:cs="Times New Roman"/>
          <w:sz w:val="24"/>
          <w:szCs w:val="24"/>
        </w:rPr>
        <w:t xml:space="preserve"> avec les îlots contigus et 8 km du sud-ouest au nord-est</w:t>
      </w:r>
      <w:r w:rsidR="00DE085F" w:rsidRPr="00BC518C">
        <w:rPr>
          <w:rFonts w:ascii="Times New Roman" w:eastAsia="Calibri" w:hAnsi="Times New Roman" w:cs="Times New Roman"/>
          <w:sz w:val="24"/>
          <w:szCs w:val="24"/>
        </w:rPr>
        <w:t>)</w:t>
      </w:r>
      <w:r w:rsidRPr="00BC518C">
        <w:rPr>
          <w:rFonts w:ascii="Times New Roman" w:eastAsia="Calibri" w:hAnsi="Times New Roman" w:cs="Times New Roman"/>
          <w:sz w:val="24"/>
          <w:szCs w:val="24"/>
        </w:rPr>
        <w:t xml:space="preserve"> et la grande île de Miquelon (216 km</w:t>
      </w:r>
      <w:r w:rsidRPr="00BC518C">
        <w:rPr>
          <w:rFonts w:ascii="Times New Roman" w:eastAsia="Calibri" w:hAnsi="Times New Roman" w:cs="Times New Roman"/>
          <w:sz w:val="24"/>
          <w:szCs w:val="24"/>
          <w:vertAlign w:val="superscript"/>
        </w:rPr>
        <w:t>2</w:t>
      </w:r>
      <w:r w:rsidRPr="00BC518C">
        <w:rPr>
          <w:rFonts w:ascii="Times New Roman" w:eastAsia="Calibri" w:hAnsi="Times New Roman" w:cs="Times New Roman"/>
          <w:sz w:val="24"/>
          <w:szCs w:val="24"/>
        </w:rPr>
        <w:t xml:space="preserve"> et 40 km du nord au sud), elle-même formée de trois presqu'îles : celle du Cap à l'extrême nord-ouest, celle de Grande Miquelon (110 km</w:t>
      </w:r>
      <w:r w:rsidRPr="00BC518C">
        <w:rPr>
          <w:rFonts w:ascii="Times New Roman" w:eastAsia="Calibri" w:hAnsi="Times New Roman" w:cs="Times New Roman"/>
          <w:sz w:val="24"/>
          <w:szCs w:val="24"/>
          <w:vertAlign w:val="superscript"/>
        </w:rPr>
        <w:t>2</w:t>
      </w:r>
      <w:r w:rsidRPr="00BC518C">
        <w:rPr>
          <w:rFonts w:ascii="Times New Roman" w:eastAsia="Calibri" w:hAnsi="Times New Roman" w:cs="Times New Roman"/>
          <w:sz w:val="24"/>
          <w:szCs w:val="24"/>
        </w:rPr>
        <w:t>) au nord et Langlade (91 km</w:t>
      </w:r>
      <w:r w:rsidRPr="00BC518C">
        <w:rPr>
          <w:rFonts w:ascii="Times New Roman" w:eastAsia="Calibri" w:hAnsi="Times New Roman" w:cs="Times New Roman"/>
          <w:sz w:val="24"/>
          <w:szCs w:val="24"/>
          <w:vertAlign w:val="superscript"/>
        </w:rPr>
        <w:t>2</w:t>
      </w:r>
      <w:r w:rsidRPr="00BC518C">
        <w:rPr>
          <w:rFonts w:ascii="Times New Roman" w:eastAsia="Calibri" w:hAnsi="Times New Roman" w:cs="Times New Roman"/>
          <w:sz w:val="24"/>
          <w:szCs w:val="24"/>
        </w:rPr>
        <w:t>) au sud.</w:t>
      </w:r>
    </w:p>
    <w:p w:rsidR="009E1477" w:rsidRPr="00BC518C" w:rsidRDefault="007147C8">
      <w:pPr>
        <w:jc w:val="both"/>
        <w:rPr>
          <w:rFonts w:ascii="Times New Roman" w:eastAsia="Calibri" w:hAnsi="Times New Roman" w:cs="Times New Roman"/>
          <w:sz w:val="24"/>
          <w:szCs w:val="24"/>
        </w:rPr>
      </w:pPr>
      <w:r w:rsidRPr="00BC518C">
        <w:rPr>
          <w:rFonts w:ascii="Times New Roman" w:eastAsia="Calibri" w:hAnsi="Times New Roman" w:cs="Times New Roman"/>
          <w:sz w:val="24"/>
          <w:szCs w:val="24"/>
        </w:rPr>
        <w:t xml:space="preserve">Un différent portant sur la </w:t>
      </w:r>
      <w:r w:rsidR="00893620" w:rsidRPr="00BC518C">
        <w:rPr>
          <w:rFonts w:ascii="Times New Roman" w:eastAsia="Calibri" w:hAnsi="Times New Roman" w:cs="Times New Roman"/>
          <w:sz w:val="24"/>
          <w:szCs w:val="24"/>
        </w:rPr>
        <w:t>détermination</w:t>
      </w:r>
      <w:r w:rsidRPr="00BC518C">
        <w:rPr>
          <w:rFonts w:ascii="Times New Roman" w:eastAsia="Calibri" w:hAnsi="Times New Roman" w:cs="Times New Roman"/>
          <w:sz w:val="24"/>
          <w:szCs w:val="24"/>
        </w:rPr>
        <w:t xml:space="preserve"> de leurs droits respectifs sur les zones maritimes a opposé durablement </w:t>
      </w:r>
      <w:r w:rsidR="00DE085F" w:rsidRPr="00BC518C">
        <w:rPr>
          <w:rFonts w:ascii="Times New Roman" w:eastAsia="Calibri" w:hAnsi="Times New Roman" w:cs="Times New Roman"/>
          <w:sz w:val="24"/>
          <w:szCs w:val="24"/>
        </w:rPr>
        <w:t xml:space="preserve">la France et le Canada sur </w:t>
      </w:r>
      <w:r w:rsidRPr="00BC518C">
        <w:rPr>
          <w:rFonts w:ascii="Times New Roman" w:eastAsia="Calibri" w:hAnsi="Times New Roman" w:cs="Times New Roman"/>
          <w:sz w:val="24"/>
          <w:szCs w:val="24"/>
        </w:rPr>
        <w:t>le sort de la zone économique exclusive (ZEE) française. À la suite de l'arbitrage international sans appel de New York en 1992, la zone maritime attribuée depuis lors à l'archipel se limite à la zone économique exclusive de 12 nautiques à l'est, 24 nautiques à l'ouest, et un corridor de 200 nautiques de long par 10 de large, orienté nord/sud, confirmant l'enclavement de la ZEE française</w:t>
      </w:r>
      <w:r w:rsidR="00DA17EA" w:rsidRPr="00BC518C">
        <w:rPr>
          <w:rStyle w:val="Appelnotedebasdep"/>
          <w:rFonts w:ascii="Times New Roman" w:eastAsia="Calibri" w:hAnsi="Times New Roman" w:cs="Times New Roman"/>
          <w:sz w:val="24"/>
          <w:szCs w:val="24"/>
        </w:rPr>
        <w:footnoteReference w:id="3"/>
      </w:r>
      <w:r w:rsidR="00DE085F" w:rsidRPr="00BC518C">
        <w:rPr>
          <w:rFonts w:ascii="Times New Roman" w:eastAsia="Calibri" w:hAnsi="Times New Roman" w:cs="Times New Roman"/>
          <w:sz w:val="24"/>
          <w:szCs w:val="24"/>
        </w:rPr>
        <w:t xml:space="preserve"> à l’intérieur des eaux canadiennes</w:t>
      </w:r>
      <w:r w:rsidRPr="00BC518C">
        <w:rPr>
          <w:rFonts w:ascii="Times New Roman" w:eastAsia="Calibri" w:hAnsi="Times New Roman" w:cs="Times New Roman"/>
          <w:sz w:val="24"/>
          <w:szCs w:val="24"/>
        </w:rPr>
        <w:t>.</w:t>
      </w:r>
    </w:p>
    <w:p w:rsidR="009E1477" w:rsidRPr="00BC518C" w:rsidRDefault="006E2D36">
      <w:pPr>
        <w:jc w:val="both"/>
        <w:rPr>
          <w:rFonts w:ascii="Times New Roman" w:eastAsia="Calibri" w:hAnsi="Times New Roman" w:cs="Times New Roman"/>
          <w:sz w:val="24"/>
          <w:szCs w:val="24"/>
        </w:rPr>
      </w:pPr>
      <w:r w:rsidRPr="00BC518C">
        <w:rPr>
          <w:rFonts w:ascii="Times New Roman" w:eastAsia="Calibri" w:hAnsi="Times New Roman" w:cs="Times New Roman"/>
          <w:sz w:val="24"/>
          <w:szCs w:val="24"/>
        </w:rPr>
        <w:t xml:space="preserve">La population est </w:t>
      </w:r>
      <w:r w:rsidR="00DE085F" w:rsidRPr="00BC518C">
        <w:rPr>
          <w:rFonts w:ascii="Times New Roman" w:eastAsia="Calibri" w:hAnsi="Times New Roman" w:cs="Times New Roman"/>
          <w:sz w:val="24"/>
          <w:szCs w:val="24"/>
        </w:rPr>
        <w:t>à</w:t>
      </w:r>
      <w:r w:rsidRPr="00BC518C">
        <w:rPr>
          <w:rFonts w:ascii="Times New Roman" w:eastAsia="Calibri" w:hAnsi="Times New Roman" w:cs="Times New Roman"/>
          <w:sz w:val="24"/>
          <w:szCs w:val="24"/>
        </w:rPr>
        <w:t xml:space="preserve">peu près stable depuis plus d'un siècle, SPM compte environ 6000 habitants dont 90% résident sur </w:t>
      </w:r>
      <w:r w:rsidR="00DE085F" w:rsidRPr="00BC518C">
        <w:rPr>
          <w:rFonts w:ascii="Times New Roman" w:eastAsia="Calibri" w:hAnsi="Times New Roman" w:cs="Times New Roman"/>
          <w:sz w:val="24"/>
          <w:szCs w:val="24"/>
        </w:rPr>
        <w:t xml:space="preserve">l'île </w:t>
      </w:r>
      <w:r w:rsidRPr="00BC518C">
        <w:rPr>
          <w:rFonts w:ascii="Times New Roman" w:eastAsia="Calibri" w:hAnsi="Times New Roman" w:cs="Times New Roman"/>
          <w:sz w:val="24"/>
          <w:szCs w:val="24"/>
        </w:rPr>
        <w:t xml:space="preserve">de Saint-Pierre. Au </w:t>
      </w:r>
      <w:r w:rsidR="00DE085F" w:rsidRPr="00BC518C">
        <w:rPr>
          <w:rFonts w:ascii="Times New Roman" w:eastAsia="Calibri" w:hAnsi="Times New Roman" w:cs="Times New Roman"/>
          <w:sz w:val="24"/>
          <w:szCs w:val="24"/>
        </w:rPr>
        <w:t>20</w:t>
      </w:r>
      <w:r w:rsidR="003A3766" w:rsidRPr="00BC518C">
        <w:rPr>
          <w:rFonts w:ascii="Times New Roman" w:eastAsia="Calibri" w:hAnsi="Times New Roman" w:cs="Times New Roman"/>
          <w:sz w:val="24"/>
          <w:szCs w:val="24"/>
          <w:vertAlign w:val="superscript"/>
        </w:rPr>
        <w:t>ème</w:t>
      </w:r>
      <w:r w:rsidRPr="00BC518C">
        <w:rPr>
          <w:rFonts w:ascii="Times New Roman" w:eastAsia="Calibri" w:hAnsi="Times New Roman" w:cs="Times New Roman"/>
          <w:sz w:val="24"/>
          <w:szCs w:val="24"/>
        </w:rPr>
        <w:t xml:space="preserve">siècle, l'île connut une relative prospérité avec le trafic d'alcool durant la prohibition américaine jusqu'en 1933. C'est ensuite la pêche, centrée sur l'emblématique morue qui sera la principale source de revenus de l'archipel jusqu'en 1992, date du moratoire sur la morue qui mit fin à cette période. </w:t>
      </w:r>
    </w:p>
    <w:p w:rsidR="009E1477" w:rsidRPr="00BC518C" w:rsidRDefault="00893620">
      <w:pPr>
        <w:rPr>
          <w:rFonts w:ascii="Times New Roman" w:eastAsia="Calibri" w:hAnsi="Times New Roman" w:cs="Times New Roman"/>
          <w:b/>
          <w:i/>
          <w:sz w:val="28"/>
          <w:szCs w:val="28"/>
        </w:rPr>
      </w:pPr>
      <w:r w:rsidRPr="00BC518C">
        <w:rPr>
          <w:rFonts w:ascii="Times New Roman" w:eastAsia="Calibri" w:hAnsi="Times New Roman" w:cs="Times New Roman"/>
          <w:b/>
          <w:i/>
          <w:sz w:val="28"/>
          <w:szCs w:val="28"/>
        </w:rPr>
        <w:t>Un bref historique des campa</w:t>
      </w:r>
      <w:r w:rsidR="007147C8" w:rsidRPr="00BC518C">
        <w:rPr>
          <w:rFonts w:ascii="Times New Roman" w:eastAsia="Calibri" w:hAnsi="Times New Roman" w:cs="Times New Roman"/>
          <w:b/>
          <w:i/>
          <w:sz w:val="28"/>
          <w:szCs w:val="28"/>
        </w:rPr>
        <w:t>gnes océanographiques à SPM</w:t>
      </w:r>
    </w:p>
    <w:p w:rsidR="009E1477" w:rsidRPr="00BC518C" w:rsidRDefault="007147C8">
      <w:pPr>
        <w:jc w:val="both"/>
        <w:rPr>
          <w:rFonts w:ascii="Times New Roman" w:eastAsia="Calibri" w:hAnsi="Times New Roman" w:cs="Times New Roman"/>
          <w:sz w:val="24"/>
          <w:szCs w:val="24"/>
        </w:rPr>
      </w:pPr>
      <w:r w:rsidRPr="00BC518C">
        <w:rPr>
          <w:rFonts w:ascii="Times New Roman" w:eastAsia="Calibri" w:hAnsi="Times New Roman" w:cs="Times New Roman"/>
          <w:sz w:val="24"/>
          <w:szCs w:val="24"/>
        </w:rPr>
        <w:t xml:space="preserve">Le N/O Cryos a été mis à disposition du laboratoire de l'Institut Scientifique et Technique des Pêches Maritimes (puis de l'Ifremer à partir de 1985) à Saint-Pierre en 1970. Ce navire spécialement conçu pour naviguer en eaux froides a étudié pendant vingt et un ans le potentiel halieutique des ressources exploitables dans </w:t>
      </w:r>
      <w:r w:rsidR="00DE085F" w:rsidRPr="00BC518C">
        <w:rPr>
          <w:rFonts w:ascii="Times New Roman" w:eastAsia="Calibri" w:hAnsi="Times New Roman" w:cs="Times New Roman"/>
          <w:sz w:val="24"/>
          <w:szCs w:val="24"/>
        </w:rPr>
        <w:t>l'Atlantique Nord</w:t>
      </w:r>
      <w:r w:rsidRPr="00BC518C">
        <w:rPr>
          <w:rFonts w:ascii="Times New Roman" w:eastAsia="Calibri" w:hAnsi="Times New Roman" w:cs="Times New Roman"/>
          <w:sz w:val="24"/>
          <w:szCs w:val="24"/>
        </w:rPr>
        <w:t>-</w:t>
      </w:r>
      <w:r w:rsidR="00DE085F" w:rsidRPr="00BC518C">
        <w:rPr>
          <w:rFonts w:ascii="Times New Roman" w:eastAsia="Calibri" w:hAnsi="Times New Roman" w:cs="Times New Roman"/>
          <w:sz w:val="24"/>
          <w:szCs w:val="24"/>
        </w:rPr>
        <w:t>Ouest</w:t>
      </w:r>
      <w:r w:rsidRPr="00BC518C">
        <w:rPr>
          <w:rFonts w:ascii="Times New Roman" w:eastAsia="Calibri" w:hAnsi="Times New Roman" w:cs="Times New Roman"/>
          <w:sz w:val="24"/>
          <w:szCs w:val="24"/>
        </w:rPr>
        <w:t xml:space="preserve">. Les campagnes se succédèrent parfois durant neuf mois par an avec l'équipe scientifique du laboratoire de Saint-Pierre sur une zone s'étendant de </w:t>
      </w:r>
      <w:r w:rsidRPr="00BC518C">
        <w:rPr>
          <w:rFonts w:ascii="Times New Roman" w:eastAsia="Calibri" w:hAnsi="Times New Roman" w:cs="Times New Roman"/>
          <w:color w:val="FF0000"/>
          <w:sz w:val="24"/>
          <w:szCs w:val="24"/>
        </w:rPr>
        <w:t>la</w:t>
      </w:r>
      <w:r w:rsidRPr="00BC518C">
        <w:rPr>
          <w:rFonts w:ascii="Times New Roman" w:eastAsia="Calibri" w:hAnsi="Times New Roman" w:cs="Times New Roman"/>
          <w:sz w:val="24"/>
          <w:szCs w:val="24"/>
        </w:rPr>
        <w:t xml:space="preserve"> Nouvelle Ecosse au Groenland en passant par le Golfe du Saint-Laurent. Le moratoire de 1992 a précipité le désarmement de ce navire (vendu en 1993 à la Lybie) et le rapatriement en métropole de la</w:t>
      </w:r>
      <w:r w:rsidR="00C84BC3" w:rsidRPr="00BC518C">
        <w:rPr>
          <w:rFonts w:ascii="Times New Roman" w:eastAsia="Calibri" w:hAnsi="Times New Roman" w:cs="Times New Roman"/>
          <w:sz w:val="24"/>
          <w:szCs w:val="24"/>
        </w:rPr>
        <w:t xml:space="preserve"> </w:t>
      </w:r>
      <w:r w:rsidRPr="00BC518C">
        <w:rPr>
          <w:rFonts w:ascii="Times New Roman" w:eastAsia="Calibri" w:hAnsi="Times New Roman" w:cs="Times New Roman"/>
          <w:sz w:val="24"/>
          <w:szCs w:val="24"/>
        </w:rPr>
        <w:t xml:space="preserve">quasi totalité du laboratoire de l'Ifremer qui n'a conservé qu'un seul représentant sur place. </w:t>
      </w:r>
    </w:p>
    <w:p w:rsidR="009E1477" w:rsidRPr="00BC518C" w:rsidRDefault="007147C8">
      <w:pPr>
        <w:ind w:hanging="708"/>
        <w:jc w:val="both"/>
        <w:rPr>
          <w:rFonts w:ascii="Times New Roman" w:eastAsia="Calibri" w:hAnsi="Times New Roman" w:cs="Times New Roman"/>
          <w:sz w:val="24"/>
          <w:szCs w:val="24"/>
        </w:rPr>
      </w:pPr>
      <w:r w:rsidRPr="00BC518C">
        <w:rPr>
          <w:rFonts w:ascii="Times New Roman" w:eastAsia="Calibri" w:hAnsi="Times New Roman" w:cs="Times New Roman"/>
          <w:sz w:val="24"/>
          <w:szCs w:val="24"/>
        </w:rPr>
        <w:tab/>
        <w:t>La dernière campagne halieutique dans les eaux de Saint-Pierre et Miquelon avec un navire français a eu lieu en 1992 avec la Thalassa (1ère du nom).</w:t>
      </w:r>
      <w:r w:rsidRPr="00BC518C">
        <w:rPr>
          <w:rFonts w:ascii="Times New Roman" w:eastAsia="Calibri" w:hAnsi="Times New Roman" w:cs="Times New Roman"/>
          <w:sz w:val="24"/>
          <w:szCs w:val="24"/>
        </w:rPr>
        <w:tab/>
        <w:t xml:space="preserve"> Depuis 1993, les évaluations halieutiques annuelles se réalisent à partir d'un navire canadien des CoastGuard</w:t>
      </w:r>
      <w:ins w:id="0" w:author="toto DE-DYNECO-PHYS" w:date="2016-04-06T19:12:00Z">
        <w:r w:rsidR="00C84BC3" w:rsidRPr="00BC518C">
          <w:rPr>
            <w:rFonts w:ascii="Times New Roman" w:eastAsia="Calibri" w:hAnsi="Times New Roman" w:cs="Times New Roman"/>
            <w:sz w:val="24"/>
            <w:szCs w:val="24"/>
          </w:rPr>
          <w:t xml:space="preserve"> </w:t>
        </w:r>
      </w:ins>
      <w:r w:rsidRPr="00BC518C">
        <w:rPr>
          <w:rFonts w:ascii="Times New Roman" w:eastAsia="Calibri" w:hAnsi="Times New Roman" w:cs="Times New Roman"/>
          <w:sz w:val="24"/>
          <w:szCs w:val="24"/>
        </w:rPr>
        <w:t xml:space="preserve">(généralement l'Alfred Needler) avec une équipe </w:t>
      </w:r>
      <w:r w:rsidR="008664C9" w:rsidRPr="00BC518C">
        <w:rPr>
          <w:rFonts w:ascii="Times New Roman" w:eastAsia="Calibri" w:hAnsi="Times New Roman" w:cs="Times New Roman"/>
          <w:sz w:val="24"/>
          <w:szCs w:val="24"/>
        </w:rPr>
        <w:t>d</w:t>
      </w:r>
      <w:r w:rsidR="00C84BC3" w:rsidRPr="00BC518C">
        <w:rPr>
          <w:rFonts w:ascii="Times New Roman" w:eastAsia="Calibri" w:hAnsi="Times New Roman" w:cs="Times New Roman"/>
          <w:sz w:val="24"/>
          <w:szCs w:val="24"/>
        </w:rPr>
        <w:t xml:space="preserve">u </w:t>
      </w:r>
      <w:r w:rsidRPr="00BC518C">
        <w:rPr>
          <w:rFonts w:ascii="Times New Roman" w:eastAsia="Calibri" w:hAnsi="Times New Roman" w:cs="Times New Roman"/>
          <w:sz w:val="24"/>
          <w:szCs w:val="24"/>
        </w:rPr>
        <w:t>DFO (</w:t>
      </w:r>
      <w:r w:rsidR="008664C9" w:rsidRPr="00BC518C">
        <w:rPr>
          <w:rFonts w:ascii="Times New Roman" w:eastAsia="Calibri" w:hAnsi="Times New Roman" w:cs="Times New Roman"/>
          <w:sz w:val="24"/>
          <w:szCs w:val="24"/>
        </w:rPr>
        <w:t>Department of Fisheries and Ocean –</w:t>
      </w:r>
      <w:r w:rsidRPr="00BC518C">
        <w:rPr>
          <w:rFonts w:ascii="Times New Roman" w:eastAsia="Calibri" w:hAnsi="Times New Roman" w:cs="Times New Roman"/>
          <w:sz w:val="24"/>
          <w:szCs w:val="24"/>
        </w:rPr>
        <w:t xml:space="preserve">Ministère </w:t>
      </w:r>
      <w:r w:rsidR="008664C9" w:rsidRPr="00BC518C">
        <w:rPr>
          <w:rFonts w:ascii="Times New Roman" w:eastAsia="Calibri" w:hAnsi="Times New Roman" w:cs="Times New Roman"/>
          <w:sz w:val="24"/>
          <w:szCs w:val="24"/>
        </w:rPr>
        <w:t xml:space="preserve">des </w:t>
      </w:r>
      <w:r w:rsidRPr="00BC518C">
        <w:rPr>
          <w:rFonts w:ascii="Times New Roman" w:eastAsia="Calibri" w:hAnsi="Times New Roman" w:cs="Times New Roman"/>
          <w:sz w:val="24"/>
          <w:szCs w:val="24"/>
        </w:rPr>
        <w:t>Pêche</w:t>
      </w:r>
      <w:r w:rsidR="008664C9" w:rsidRPr="00BC518C">
        <w:rPr>
          <w:rFonts w:ascii="Times New Roman" w:eastAsia="Calibri" w:hAnsi="Times New Roman" w:cs="Times New Roman"/>
          <w:sz w:val="24"/>
          <w:szCs w:val="24"/>
        </w:rPr>
        <w:t>s</w:t>
      </w:r>
      <w:r w:rsidRPr="00BC518C">
        <w:rPr>
          <w:rFonts w:ascii="Times New Roman" w:eastAsia="Calibri" w:hAnsi="Times New Roman" w:cs="Times New Roman"/>
          <w:sz w:val="24"/>
          <w:szCs w:val="24"/>
        </w:rPr>
        <w:t xml:space="preserve"> et Océan</w:t>
      </w:r>
      <w:r w:rsidR="008664C9" w:rsidRPr="00BC518C">
        <w:rPr>
          <w:rFonts w:ascii="Times New Roman" w:eastAsia="Calibri" w:hAnsi="Times New Roman" w:cs="Times New Roman"/>
          <w:sz w:val="24"/>
          <w:szCs w:val="24"/>
        </w:rPr>
        <w:t xml:space="preserve"> du Canada</w:t>
      </w:r>
      <w:r w:rsidRPr="00BC518C">
        <w:rPr>
          <w:rFonts w:ascii="Times New Roman" w:eastAsia="Calibri" w:hAnsi="Times New Roman" w:cs="Times New Roman"/>
          <w:sz w:val="24"/>
          <w:szCs w:val="24"/>
        </w:rPr>
        <w:t>)</w:t>
      </w:r>
      <w:r w:rsidR="008664C9" w:rsidRPr="00BC518C">
        <w:rPr>
          <w:rFonts w:ascii="Times New Roman" w:eastAsia="Calibri" w:hAnsi="Times New Roman" w:cs="Times New Roman"/>
          <w:sz w:val="24"/>
          <w:szCs w:val="24"/>
        </w:rPr>
        <w:t>,</w:t>
      </w:r>
      <w:r w:rsidRPr="00BC518C">
        <w:rPr>
          <w:rFonts w:ascii="Times New Roman" w:eastAsia="Calibri" w:hAnsi="Times New Roman" w:cs="Times New Roman"/>
          <w:sz w:val="24"/>
          <w:szCs w:val="24"/>
        </w:rPr>
        <w:t xml:space="preserve"> sur lequel un scientifique français de l'Ifremer est invité à participer.</w:t>
      </w:r>
    </w:p>
    <w:p w:rsidR="009E1477" w:rsidRPr="00BC518C" w:rsidRDefault="007147C8">
      <w:pPr>
        <w:jc w:val="both"/>
        <w:rPr>
          <w:rFonts w:ascii="Times New Roman" w:eastAsia="Calibri" w:hAnsi="Times New Roman" w:cs="Times New Roman"/>
          <w:sz w:val="24"/>
          <w:szCs w:val="24"/>
        </w:rPr>
      </w:pPr>
      <w:r w:rsidRPr="00BC518C">
        <w:rPr>
          <w:rFonts w:ascii="Times New Roman" w:eastAsia="Calibri" w:hAnsi="Times New Roman" w:cs="Times New Roman"/>
          <w:sz w:val="24"/>
          <w:szCs w:val="24"/>
        </w:rPr>
        <w:lastRenderedPageBreak/>
        <w:t>Le N/O Suroît dans le cadre de la campagne EXTRAPLAC</w:t>
      </w:r>
      <w:r w:rsidR="001A301A" w:rsidRPr="00BC518C">
        <w:rPr>
          <w:rStyle w:val="Appelnotedebasdep"/>
          <w:rFonts w:ascii="Times New Roman" w:eastAsia="Calibri" w:hAnsi="Times New Roman" w:cs="Times New Roman"/>
          <w:sz w:val="24"/>
          <w:szCs w:val="24"/>
        </w:rPr>
        <w:footnoteReference w:id="4"/>
      </w:r>
      <w:r w:rsidRPr="00BC518C">
        <w:rPr>
          <w:rFonts w:ascii="Times New Roman" w:eastAsia="Calibri" w:hAnsi="Times New Roman" w:cs="Times New Roman"/>
          <w:sz w:val="24"/>
          <w:szCs w:val="24"/>
        </w:rPr>
        <w:t xml:space="preserve"> est revenu dans la ZEE française en 2011 soit quasiment vingt ans après le dernier passage de la Thalassa. Plus récemment,  le  BH Laplace en 2014 sous l'égide du SHOM a procédé à des relevés hydrographiques et quelques mesures de courant afin de mieux préciser les cartes marines.</w:t>
      </w:r>
    </w:p>
    <w:p w:rsidR="009E1477" w:rsidRPr="00BC518C" w:rsidRDefault="007147C8">
      <w:pPr>
        <w:jc w:val="both"/>
        <w:rPr>
          <w:rFonts w:ascii="Times New Roman" w:eastAsia="Calibri" w:hAnsi="Times New Roman" w:cs="Times New Roman"/>
          <w:sz w:val="24"/>
          <w:szCs w:val="24"/>
        </w:rPr>
      </w:pPr>
      <w:r w:rsidRPr="00BC518C">
        <w:rPr>
          <w:rFonts w:ascii="Times New Roman" w:eastAsia="Calibri" w:hAnsi="Times New Roman" w:cs="Times New Roman"/>
          <w:sz w:val="24"/>
          <w:szCs w:val="24"/>
        </w:rPr>
        <w:t>Par ailleurs,  depuis 1994 quelques missions scientifiques ont  pu être opérées à partir de navires de la pêche artisanale affrétés localement ou plus récemment du navire des phares et ba</w:t>
      </w:r>
      <w:r w:rsidR="000B72C9" w:rsidRPr="00BC518C">
        <w:rPr>
          <w:rFonts w:ascii="Times New Roman" w:eastAsia="Calibri" w:hAnsi="Times New Roman" w:cs="Times New Roman"/>
          <w:sz w:val="24"/>
          <w:szCs w:val="24"/>
        </w:rPr>
        <w:t xml:space="preserve">lises et de la SNSM. Cependant, </w:t>
      </w:r>
      <w:r w:rsidRPr="00BC518C">
        <w:rPr>
          <w:rFonts w:ascii="Times New Roman" w:eastAsia="Calibri" w:hAnsi="Times New Roman" w:cs="Times New Roman"/>
          <w:sz w:val="24"/>
          <w:szCs w:val="24"/>
        </w:rPr>
        <w:t>les contraintes fortes liées à ce type de navire</w:t>
      </w:r>
      <w:r w:rsidR="00C84BC3" w:rsidRPr="00BC518C">
        <w:rPr>
          <w:rFonts w:ascii="Times New Roman" w:eastAsia="Calibri" w:hAnsi="Times New Roman" w:cs="Times New Roman"/>
          <w:sz w:val="24"/>
          <w:szCs w:val="24"/>
        </w:rPr>
        <w:t xml:space="preserve"> </w:t>
      </w:r>
      <w:r w:rsidRPr="00BC518C">
        <w:rPr>
          <w:rFonts w:ascii="Times New Roman" w:eastAsia="Calibri" w:hAnsi="Times New Roman" w:cs="Times New Roman"/>
          <w:sz w:val="24"/>
          <w:szCs w:val="24"/>
        </w:rPr>
        <w:t xml:space="preserve">(disponibilité aléatoire, absence de matériel adapté, sortie à la journée...) ont limité fortement les capacités d'observations </w:t>
      </w:r>
      <w:r w:rsidR="008664C9" w:rsidRPr="00BC518C">
        <w:rPr>
          <w:rFonts w:ascii="Times New Roman" w:eastAsia="Calibri" w:hAnsi="Times New Roman" w:cs="Times New Roman"/>
          <w:sz w:val="24"/>
          <w:szCs w:val="24"/>
        </w:rPr>
        <w:t>de</w:t>
      </w:r>
      <w:r w:rsidRPr="00BC518C">
        <w:rPr>
          <w:rFonts w:ascii="Times New Roman" w:eastAsia="Calibri" w:hAnsi="Times New Roman" w:cs="Times New Roman"/>
          <w:sz w:val="24"/>
          <w:szCs w:val="24"/>
        </w:rPr>
        <w:t xml:space="preserve"> l'océan côtier.</w:t>
      </w:r>
    </w:p>
    <w:p w:rsidR="009E1477" w:rsidRPr="00BC518C" w:rsidRDefault="007147C8">
      <w:pPr>
        <w:rPr>
          <w:rFonts w:ascii="Times New Roman" w:eastAsia="Calibri" w:hAnsi="Times New Roman" w:cs="Times New Roman"/>
          <w:b/>
          <w:i/>
          <w:sz w:val="28"/>
          <w:szCs w:val="28"/>
        </w:rPr>
      </w:pPr>
      <w:r w:rsidRPr="00BC518C">
        <w:rPr>
          <w:rFonts w:ascii="Times New Roman" w:eastAsia="Calibri" w:hAnsi="Times New Roman" w:cs="Times New Roman"/>
          <w:b/>
          <w:i/>
          <w:sz w:val="28"/>
          <w:szCs w:val="28"/>
        </w:rPr>
        <w:t>Un nouvel intérêt pour l'environnement marin</w:t>
      </w:r>
    </w:p>
    <w:p w:rsidR="0095469C" w:rsidRPr="00BC518C" w:rsidRDefault="007147C8">
      <w:pPr>
        <w:jc w:val="both"/>
        <w:rPr>
          <w:rFonts w:ascii="Times New Roman" w:eastAsia="Calibri" w:hAnsi="Times New Roman" w:cs="Times New Roman"/>
          <w:sz w:val="24"/>
          <w:szCs w:val="24"/>
        </w:rPr>
      </w:pPr>
      <w:r w:rsidRPr="00BC518C">
        <w:rPr>
          <w:rFonts w:ascii="Times New Roman" w:eastAsia="Calibri" w:hAnsi="Times New Roman" w:cs="Times New Roman"/>
          <w:sz w:val="24"/>
          <w:szCs w:val="24"/>
        </w:rPr>
        <w:t>En dépit de la présence durant plusieurs décennies d'une flotte de pêche très importante et d'un navire océanographique dans l'archipel, il faut reconnaitre que l'environnement marin est très mal connu. Les observations et la recherche se sont durant des décennies focalisées sur les espèces exploitées</w:t>
      </w:r>
      <w:r w:rsidR="000B72C9" w:rsidRPr="00BC518C">
        <w:rPr>
          <w:rFonts w:ascii="Times New Roman" w:eastAsia="Calibri" w:hAnsi="Times New Roman" w:cs="Times New Roman"/>
          <w:sz w:val="24"/>
          <w:szCs w:val="24"/>
        </w:rPr>
        <w:t xml:space="preserve"> ou potentiellement exploitables</w:t>
      </w:r>
      <w:r w:rsidRPr="00BC518C">
        <w:rPr>
          <w:rFonts w:ascii="Times New Roman" w:eastAsia="Calibri" w:hAnsi="Times New Roman" w:cs="Times New Roman"/>
          <w:sz w:val="24"/>
          <w:szCs w:val="24"/>
        </w:rPr>
        <w:t>. La  fin de la pêche à la morue en 1992 a eu un impact très fort sur l'économie de l'archipel et sur ses habitants qui ont vu brusquement disparaitre leur principale richesse. Il aura fallu quasiment une génération pour que</w:t>
      </w:r>
      <w:r w:rsidR="0095469C" w:rsidRPr="00BC518C">
        <w:rPr>
          <w:rFonts w:ascii="Times New Roman" w:eastAsia="Calibri" w:hAnsi="Times New Roman" w:cs="Times New Roman"/>
          <w:sz w:val="24"/>
          <w:szCs w:val="24"/>
        </w:rPr>
        <w:t xml:space="preserve"> le milieu marin puisse apparaitre non plus comme seule source de revenu  liée  à la pêche mais comme un milieu naturel, potentiellement riche d'une grande biodiversité, relativement préservé mais largement méconnu. </w:t>
      </w:r>
    </w:p>
    <w:p w:rsidR="009E1477" w:rsidRPr="00BC518C" w:rsidRDefault="007147C8">
      <w:pPr>
        <w:jc w:val="both"/>
        <w:rPr>
          <w:rFonts w:ascii="Times New Roman" w:eastAsia="Calibri" w:hAnsi="Times New Roman" w:cs="Times New Roman"/>
          <w:sz w:val="24"/>
          <w:szCs w:val="24"/>
        </w:rPr>
      </w:pPr>
      <w:r w:rsidRPr="00BC518C">
        <w:rPr>
          <w:rFonts w:ascii="Times New Roman" w:eastAsia="Calibri" w:hAnsi="Times New Roman" w:cs="Times New Roman"/>
          <w:sz w:val="24"/>
          <w:szCs w:val="24"/>
        </w:rPr>
        <w:t>Les habita</w:t>
      </w:r>
      <w:r w:rsidR="001A301A" w:rsidRPr="00BC518C">
        <w:rPr>
          <w:rFonts w:ascii="Times New Roman" w:eastAsia="Calibri" w:hAnsi="Times New Roman" w:cs="Times New Roman"/>
          <w:sz w:val="24"/>
          <w:szCs w:val="24"/>
        </w:rPr>
        <w:t>nts de Saint-</w:t>
      </w:r>
      <w:r w:rsidRPr="00BC518C">
        <w:rPr>
          <w:rFonts w:ascii="Times New Roman" w:eastAsia="Calibri" w:hAnsi="Times New Roman" w:cs="Times New Roman"/>
          <w:sz w:val="24"/>
          <w:szCs w:val="24"/>
        </w:rPr>
        <w:t xml:space="preserve">Pierre et Miquelon ont toujours eu un fort intérêt pour le milieu marin. </w:t>
      </w:r>
      <w:r w:rsidR="008664C9" w:rsidRPr="00BC518C">
        <w:rPr>
          <w:rFonts w:ascii="Times New Roman" w:eastAsia="Calibri" w:hAnsi="Times New Roman" w:cs="Times New Roman"/>
          <w:sz w:val="24"/>
          <w:szCs w:val="24"/>
        </w:rPr>
        <w:t>Au-delà</w:t>
      </w:r>
      <w:r w:rsidRPr="00BC518C">
        <w:rPr>
          <w:rFonts w:ascii="Times New Roman" w:eastAsia="Calibri" w:hAnsi="Times New Roman" w:cs="Times New Roman"/>
          <w:sz w:val="24"/>
          <w:szCs w:val="24"/>
        </w:rPr>
        <w:t xml:space="preserve"> de l'activité désormais révolue de la grande pêche, la majeure partie des habitants sont très sensibilisés à l'environneme</w:t>
      </w:r>
      <w:r w:rsidR="0095469C" w:rsidRPr="00BC518C">
        <w:rPr>
          <w:rFonts w:ascii="Times New Roman" w:eastAsia="Calibri" w:hAnsi="Times New Roman" w:cs="Times New Roman"/>
          <w:sz w:val="24"/>
          <w:szCs w:val="24"/>
        </w:rPr>
        <w:t>nt local, terrestre et maritime</w:t>
      </w:r>
      <w:r w:rsidRPr="00BC518C">
        <w:rPr>
          <w:rFonts w:ascii="Times New Roman" w:eastAsia="Calibri" w:hAnsi="Times New Roman" w:cs="Times New Roman"/>
          <w:sz w:val="24"/>
          <w:szCs w:val="24"/>
        </w:rPr>
        <w:t xml:space="preserve"> et y pratiquent la majorité de leur</w:t>
      </w:r>
      <w:r w:rsidR="008664C9" w:rsidRPr="00BC518C">
        <w:rPr>
          <w:rFonts w:ascii="Times New Roman" w:eastAsia="Calibri" w:hAnsi="Times New Roman" w:cs="Times New Roman"/>
          <w:sz w:val="24"/>
          <w:szCs w:val="24"/>
        </w:rPr>
        <w:t>s</w:t>
      </w:r>
      <w:r w:rsidRPr="00BC518C">
        <w:rPr>
          <w:rFonts w:ascii="Times New Roman" w:eastAsia="Calibri" w:hAnsi="Times New Roman" w:cs="Times New Roman"/>
          <w:sz w:val="24"/>
          <w:szCs w:val="24"/>
        </w:rPr>
        <w:t xml:space="preserve"> loisirs (différents types de pêches maritimes et fluviales et chasse). Les observations de la faune terrestre et maritime sont généralement effectuées par des particuliers au travers d'associations ou de science participative. Ces observations sont centrées sur des espèces emblématiques</w:t>
      </w:r>
      <w:r w:rsidR="008664C9" w:rsidRPr="00BC518C">
        <w:rPr>
          <w:rFonts w:ascii="Times New Roman" w:eastAsia="Calibri" w:hAnsi="Times New Roman" w:cs="Times New Roman"/>
          <w:sz w:val="24"/>
          <w:szCs w:val="24"/>
        </w:rPr>
        <w:t> </w:t>
      </w:r>
      <w:r w:rsidRPr="00BC518C">
        <w:rPr>
          <w:rFonts w:ascii="Times New Roman" w:eastAsia="Calibri" w:hAnsi="Times New Roman" w:cs="Times New Roman"/>
          <w:sz w:val="24"/>
          <w:szCs w:val="24"/>
        </w:rPr>
        <w:t>: tortues</w:t>
      </w:r>
      <w:r w:rsidR="001A301A" w:rsidRPr="00BC518C">
        <w:rPr>
          <w:rStyle w:val="Appelnotedebasdep"/>
          <w:rFonts w:ascii="Times New Roman" w:eastAsia="Calibri" w:hAnsi="Times New Roman" w:cs="Times New Roman"/>
          <w:sz w:val="24"/>
          <w:szCs w:val="24"/>
        </w:rPr>
        <w:footnoteReference w:id="5"/>
      </w:r>
      <w:r w:rsidRPr="00BC518C">
        <w:rPr>
          <w:rFonts w:ascii="Times New Roman" w:eastAsia="Calibri" w:hAnsi="Times New Roman" w:cs="Times New Roman"/>
          <w:sz w:val="24"/>
          <w:szCs w:val="24"/>
        </w:rPr>
        <w:t>, oiseaux</w:t>
      </w:r>
      <w:r w:rsidR="001A301A" w:rsidRPr="00BC518C">
        <w:rPr>
          <w:rStyle w:val="Appelnotedebasdep"/>
          <w:rFonts w:ascii="Times New Roman" w:eastAsia="Calibri" w:hAnsi="Times New Roman" w:cs="Times New Roman"/>
          <w:sz w:val="24"/>
          <w:szCs w:val="24"/>
        </w:rPr>
        <w:footnoteReference w:id="6"/>
      </w:r>
      <w:r w:rsidR="001A301A" w:rsidRPr="00BC518C">
        <w:rPr>
          <w:rFonts w:ascii="Times New Roman" w:eastAsia="Calibri" w:hAnsi="Times New Roman" w:cs="Times New Roman"/>
          <w:sz w:val="24"/>
          <w:szCs w:val="24"/>
          <w:vertAlign w:val="superscript"/>
        </w:rPr>
        <w:t>,</w:t>
      </w:r>
      <w:r w:rsidR="001A301A" w:rsidRPr="00BC518C">
        <w:rPr>
          <w:rStyle w:val="Appelnotedebasdep"/>
          <w:rFonts w:ascii="Times New Roman" w:eastAsia="Calibri" w:hAnsi="Times New Roman" w:cs="Times New Roman"/>
          <w:sz w:val="24"/>
          <w:szCs w:val="24"/>
        </w:rPr>
        <w:footnoteReference w:id="7"/>
      </w:r>
      <w:r w:rsidRPr="00BC518C">
        <w:rPr>
          <w:rFonts w:ascii="Times New Roman" w:eastAsia="Calibri" w:hAnsi="Times New Roman" w:cs="Times New Roman"/>
          <w:sz w:val="24"/>
          <w:szCs w:val="24"/>
        </w:rPr>
        <w:t>,</w:t>
      </w:r>
      <w:r w:rsidRPr="00BC518C">
        <w:rPr>
          <w:rFonts w:ascii="Times New Roman" w:eastAsia="Calibri" w:hAnsi="Times New Roman" w:cs="Times New Roman"/>
          <w:sz w:val="24"/>
          <w:szCs w:val="24"/>
          <w:vertAlign w:val="superscript"/>
        </w:rPr>
        <w:t>,</w:t>
      </w:r>
      <w:r w:rsidRPr="00BC518C">
        <w:rPr>
          <w:rFonts w:ascii="Times New Roman" w:eastAsia="Calibri" w:hAnsi="Times New Roman" w:cs="Times New Roman"/>
          <w:sz w:val="24"/>
          <w:szCs w:val="24"/>
        </w:rPr>
        <w:t xml:space="preserve"> et grand</w:t>
      </w:r>
      <w:r w:rsidR="008664C9" w:rsidRPr="00BC518C">
        <w:rPr>
          <w:rFonts w:ascii="Times New Roman" w:eastAsia="Calibri" w:hAnsi="Times New Roman" w:cs="Times New Roman"/>
          <w:sz w:val="24"/>
          <w:szCs w:val="24"/>
        </w:rPr>
        <w:t>s</w:t>
      </w:r>
      <w:r w:rsidRPr="00BC518C">
        <w:rPr>
          <w:rFonts w:ascii="Times New Roman" w:eastAsia="Calibri" w:hAnsi="Times New Roman" w:cs="Times New Roman"/>
          <w:sz w:val="24"/>
          <w:szCs w:val="24"/>
        </w:rPr>
        <w:t xml:space="preserve"> mammifères marins</w:t>
      </w:r>
      <w:r w:rsidR="001A301A" w:rsidRPr="00BC518C">
        <w:rPr>
          <w:rStyle w:val="Appelnotedebasdep"/>
          <w:rFonts w:ascii="Times New Roman" w:eastAsia="Calibri" w:hAnsi="Times New Roman" w:cs="Times New Roman"/>
          <w:sz w:val="24"/>
          <w:szCs w:val="24"/>
        </w:rPr>
        <w:footnoteReference w:id="8"/>
      </w:r>
      <w:r w:rsidRPr="00BC518C">
        <w:rPr>
          <w:rFonts w:ascii="Times New Roman" w:eastAsia="Calibri" w:hAnsi="Times New Roman" w:cs="Times New Roman"/>
          <w:sz w:val="24"/>
          <w:szCs w:val="24"/>
        </w:rPr>
        <w:t>.</w:t>
      </w:r>
      <w:r w:rsidR="0095469C" w:rsidRPr="00BC518C">
        <w:rPr>
          <w:rFonts w:ascii="Times New Roman" w:eastAsia="Calibri" w:hAnsi="Times New Roman" w:cs="Times New Roman"/>
          <w:sz w:val="24"/>
          <w:szCs w:val="24"/>
        </w:rPr>
        <w:t xml:space="preserve"> Cependant, de nouvelles problématiques telles que le potentiel énergétique (EMR) de l'Archipel, l'érosion côtière et les problème</w:t>
      </w:r>
      <w:r w:rsidR="008664C9" w:rsidRPr="00BC518C">
        <w:rPr>
          <w:rFonts w:ascii="Times New Roman" w:eastAsia="Calibri" w:hAnsi="Times New Roman" w:cs="Times New Roman"/>
          <w:sz w:val="24"/>
          <w:szCs w:val="24"/>
        </w:rPr>
        <w:t>s</w:t>
      </w:r>
      <w:r w:rsidR="0095469C" w:rsidRPr="00BC518C">
        <w:rPr>
          <w:rFonts w:ascii="Times New Roman" w:eastAsia="Calibri" w:hAnsi="Times New Roman" w:cs="Times New Roman"/>
          <w:sz w:val="24"/>
          <w:szCs w:val="24"/>
        </w:rPr>
        <w:t xml:space="preserve"> de submersion, les espèces envahissantes et de manière générale le fonctionnement </w:t>
      </w:r>
      <w:r w:rsidR="001A301A" w:rsidRPr="00BC518C">
        <w:rPr>
          <w:rFonts w:ascii="Times New Roman" w:eastAsia="Calibri" w:hAnsi="Times New Roman" w:cs="Times New Roman"/>
          <w:sz w:val="24"/>
          <w:szCs w:val="24"/>
        </w:rPr>
        <w:t xml:space="preserve">et la préservation </w:t>
      </w:r>
      <w:r w:rsidR="0095469C" w:rsidRPr="00BC518C">
        <w:rPr>
          <w:rFonts w:ascii="Times New Roman" w:eastAsia="Calibri" w:hAnsi="Times New Roman" w:cs="Times New Roman"/>
          <w:sz w:val="24"/>
          <w:szCs w:val="24"/>
        </w:rPr>
        <w:t>de l'écosystème marin côtier font désormais partie de</w:t>
      </w:r>
      <w:r w:rsidR="001A301A" w:rsidRPr="00BC518C">
        <w:rPr>
          <w:rFonts w:ascii="Times New Roman" w:eastAsia="Calibri" w:hAnsi="Times New Roman" w:cs="Times New Roman"/>
          <w:sz w:val="24"/>
          <w:szCs w:val="24"/>
        </w:rPr>
        <w:t xml:space="preserve">s préoccupations </w:t>
      </w:r>
      <w:r w:rsidR="0095469C" w:rsidRPr="00BC518C">
        <w:rPr>
          <w:rFonts w:ascii="Times New Roman" w:eastAsia="Calibri" w:hAnsi="Times New Roman" w:cs="Times New Roman"/>
          <w:sz w:val="24"/>
          <w:szCs w:val="24"/>
        </w:rPr>
        <w:t>locales.</w:t>
      </w:r>
    </w:p>
    <w:p w:rsidR="001A301A" w:rsidRPr="00BC518C" w:rsidRDefault="001A301A">
      <w:pPr>
        <w:jc w:val="both"/>
        <w:rPr>
          <w:rFonts w:ascii="Times New Roman" w:eastAsia="Calibri" w:hAnsi="Times New Roman" w:cs="Times New Roman"/>
          <w:sz w:val="24"/>
          <w:szCs w:val="24"/>
        </w:rPr>
      </w:pPr>
    </w:p>
    <w:p w:rsidR="001A301A" w:rsidRPr="00BC518C" w:rsidRDefault="001A301A">
      <w:pPr>
        <w:jc w:val="both"/>
        <w:rPr>
          <w:rFonts w:ascii="Times New Roman" w:eastAsia="Calibri" w:hAnsi="Times New Roman" w:cs="Times New Roman"/>
          <w:sz w:val="24"/>
          <w:szCs w:val="24"/>
        </w:rPr>
      </w:pPr>
    </w:p>
    <w:p w:rsidR="00A412B0" w:rsidRPr="00BC518C" w:rsidRDefault="007147C8">
      <w:pPr>
        <w:jc w:val="both"/>
        <w:rPr>
          <w:rFonts w:ascii="Times New Roman" w:eastAsia="Calibri" w:hAnsi="Times New Roman" w:cs="Times New Roman"/>
          <w:sz w:val="24"/>
          <w:szCs w:val="24"/>
        </w:rPr>
      </w:pPr>
      <w:r w:rsidRPr="00BC518C">
        <w:rPr>
          <w:rFonts w:ascii="Times New Roman" w:eastAsia="Calibri" w:hAnsi="Times New Roman" w:cs="Times New Roman"/>
          <w:sz w:val="24"/>
          <w:szCs w:val="24"/>
        </w:rPr>
        <w:t>A la fin des années 90, pour tenter de pallier au déclin brutal de la pêche, d'autre</w:t>
      </w:r>
      <w:r w:rsidR="008664C9" w:rsidRPr="00BC518C">
        <w:rPr>
          <w:rFonts w:ascii="Times New Roman" w:eastAsia="Calibri" w:hAnsi="Times New Roman" w:cs="Times New Roman"/>
          <w:sz w:val="24"/>
          <w:szCs w:val="24"/>
        </w:rPr>
        <w:t>s</w:t>
      </w:r>
      <w:r w:rsidRPr="00BC518C">
        <w:rPr>
          <w:rFonts w:ascii="Times New Roman" w:eastAsia="Calibri" w:hAnsi="Times New Roman" w:cs="Times New Roman"/>
          <w:sz w:val="24"/>
          <w:szCs w:val="24"/>
        </w:rPr>
        <w:t xml:space="preserve"> tentatives d'exploitation du milieu marin ont vu le jour avec des réussites variables. Parmi ces initiatives, </w:t>
      </w:r>
      <w:r w:rsidRPr="00BC518C">
        <w:rPr>
          <w:rFonts w:ascii="Times New Roman" w:eastAsia="Calibri" w:hAnsi="Times New Roman" w:cs="Times New Roman"/>
          <w:sz w:val="24"/>
          <w:szCs w:val="24"/>
        </w:rPr>
        <w:lastRenderedPageBreak/>
        <w:t xml:space="preserve">l'évaluation du potentiel d'un élevage de pétoncle géant </w:t>
      </w:r>
      <w:r w:rsidR="008664C9" w:rsidRPr="00BC518C">
        <w:rPr>
          <w:rFonts w:ascii="Times New Roman" w:eastAsia="Calibri" w:hAnsi="Times New Roman" w:cs="Times New Roman"/>
          <w:sz w:val="24"/>
          <w:szCs w:val="24"/>
        </w:rPr>
        <w:t>(</w:t>
      </w:r>
      <w:r w:rsidR="003A3766" w:rsidRPr="00BC518C">
        <w:rPr>
          <w:rFonts w:ascii="Times New Roman" w:eastAsia="Calibri" w:hAnsi="Times New Roman" w:cs="Times New Roman"/>
          <w:i/>
          <w:sz w:val="24"/>
          <w:szCs w:val="24"/>
        </w:rPr>
        <w:t>Placopecten magellanicus</w:t>
      </w:r>
      <w:r w:rsidR="008664C9" w:rsidRPr="00BC518C">
        <w:rPr>
          <w:rFonts w:ascii="Times New Roman" w:eastAsia="Calibri" w:hAnsi="Times New Roman" w:cs="Times New Roman"/>
          <w:sz w:val="24"/>
          <w:szCs w:val="24"/>
        </w:rPr>
        <w:t xml:space="preserve">) </w:t>
      </w:r>
      <w:r w:rsidRPr="00BC518C">
        <w:rPr>
          <w:rFonts w:ascii="Times New Roman" w:eastAsia="Calibri" w:hAnsi="Times New Roman" w:cs="Times New Roman"/>
          <w:sz w:val="24"/>
          <w:szCs w:val="24"/>
        </w:rPr>
        <w:t>sur le modèle de celui de la rade de Brest  en rade de Miquelon a débuté en 2000 et est en exploitation depuis . Ce projet a eu pour effet de susciter des observations continues de l'environnement physique et biologique du milieu qui sont pour partie à l'origine du regain nouveau d'intérêt pour SPM. Une reconnaissance de la nature des fond</w:t>
      </w:r>
      <w:r w:rsidR="008664C9" w:rsidRPr="00BC518C">
        <w:rPr>
          <w:rFonts w:ascii="Times New Roman" w:eastAsia="Calibri" w:hAnsi="Times New Roman" w:cs="Times New Roman"/>
          <w:sz w:val="24"/>
          <w:szCs w:val="24"/>
        </w:rPr>
        <w:t>s</w:t>
      </w:r>
      <w:r w:rsidR="00A412B0" w:rsidRPr="00BC518C">
        <w:rPr>
          <w:rFonts w:ascii="Times New Roman" w:eastAsia="Calibri" w:hAnsi="Times New Roman" w:cs="Times New Roman"/>
          <w:sz w:val="24"/>
          <w:szCs w:val="24"/>
        </w:rPr>
        <w:t>très côtier</w:t>
      </w:r>
      <w:r w:rsidR="008664C9" w:rsidRPr="00BC518C">
        <w:rPr>
          <w:rFonts w:ascii="Times New Roman" w:eastAsia="Calibri" w:hAnsi="Times New Roman" w:cs="Times New Roman"/>
          <w:sz w:val="24"/>
          <w:szCs w:val="24"/>
        </w:rPr>
        <w:t>s</w:t>
      </w:r>
      <w:r w:rsidR="00A412B0" w:rsidRPr="00BC518C">
        <w:rPr>
          <w:rFonts w:ascii="Times New Roman" w:eastAsia="Calibri" w:hAnsi="Times New Roman" w:cs="Times New Roman"/>
          <w:sz w:val="24"/>
          <w:szCs w:val="24"/>
        </w:rPr>
        <w:t xml:space="preserve"> sur la façade E</w:t>
      </w:r>
      <w:r w:rsidRPr="00BC518C">
        <w:rPr>
          <w:rFonts w:ascii="Times New Roman" w:eastAsia="Calibri" w:hAnsi="Times New Roman" w:cs="Times New Roman"/>
          <w:sz w:val="24"/>
          <w:szCs w:val="24"/>
        </w:rPr>
        <w:t xml:space="preserve">st de Miquelon a </w:t>
      </w:r>
      <w:r w:rsidR="008664C9" w:rsidRPr="00BC518C">
        <w:rPr>
          <w:rFonts w:ascii="Times New Roman" w:eastAsia="Calibri" w:hAnsi="Times New Roman" w:cs="Times New Roman"/>
          <w:sz w:val="24"/>
          <w:szCs w:val="24"/>
        </w:rPr>
        <w:t xml:space="preserve">été </w:t>
      </w:r>
      <w:r w:rsidRPr="00BC518C">
        <w:rPr>
          <w:rFonts w:ascii="Times New Roman" w:eastAsia="Calibri" w:hAnsi="Times New Roman" w:cs="Times New Roman"/>
          <w:sz w:val="24"/>
          <w:szCs w:val="24"/>
        </w:rPr>
        <w:t>effectué</w:t>
      </w:r>
      <w:r w:rsidR="0095469C" w:rsidRPr="00BC518C">
        <w:rPr>
          <w:rFonts w:ascii="Times New Roman" w:eastAsia="Calibri" w:hAnsi="Times New Roman" w:cs="Times New Roman"/>
          <w:sz w:val="24"/>
          <w:szCs w:val="24"/>
        </w:rPr>
        <w:t>e</w:t>
      </w:r>
      <w:r w:rsidRPr="00BC518C">
        <w:rPr>
          <w:rFonts w:ascii="Times New Roman" w:eastAsia="Calibri" w:hAnsi="Times New Roman" w:cs="Times New Roman"/>
          <w:sz w:val="24"/>
          <w:szCs w:val="24"/>
        </w:rPr>
        <w:t xml:space="preserve"> pour évaluer les conditions pro</w:t>
      </w:r>
      <w:r w:rsidR="0095469C" w:rsidRPr="00BC518C">
        <w:rPr>
          <w:rFonts w:ascii="Times New Roman" w:eastAsia="Calibri" w:hAnsi="Times New Roman" w:cs="Times New Roman"/>
          <w:sz w:val="24"/>
          <w:szCs w:val="24"/>
        </w:rPr>
        <w:t>pices à l'élevage de bivalves et a</w:t>
      </w:r>
      <w:r w:rsidR="00C84BC3" w:rsidRPr="00BC518C">
        <w:rPr>
          <w:rFonts w:ascii="Times New Roman" w:eastAsia="Calibri" w:hAnsi="Times New Roman" w:cs="Times New Roman"/>
          <w:sz w:val="24"/>
          <w:szCs w:val="24"/>
        </w:rPr>
        <w:t xml:space="preserve"> </w:t>
      </w:r>
      <w:r w:rsidR="008664C9" w:rsidRPr="00BC518C">
        <w:rPr>
          <w:rFonts w:ascii="Times New Roman" w:eastAsia="Calibri" w:hAnsi="Times New Roman" w:cs="Times New Roman"/>
          <w:sz w:val="24"/>
          <w:szCs w:val="24"/>
        </w:rPr>
        <w:t>également permis de mettre</w:t>
      </w:r>
      <w:r w:rsidR="00C84BC3" w:rsidRPr="00BC518C">
        <w:rPr>
          <w:rFonts w:ascii="Times New Roman" w:eastAsia="Calibri" w:hAnsi="Times New Roman" w:cs="Times New Roman"/>
          <w:sz w:val="24"/>
          <w:szCs w:val="24"/>
        </w:rPr>
        <w:t xml:space="preserve"> </w:t>
      </w:r>
      <w:r w:rsidR="0095469C" w:rsidRPr="00BC518C">
        <w:rPr>
          <w:rFonts w:ascii="Times New Roman" w:eastAsia="Calibri" w:hAnsi="Times New Roman" w:cs="Times New Roman"/>
          <w:sz w:val="24"/>
          <w:szCs w:val="24"/>
        </w:rPr>
        <w:t>en évidence</w:t>
      </w:r>
      <w:r w:rsidR="00A412B0" w:rsidRPr="00BC518C">
        <w:rPr>
          <w:rFonts w:ascii="Times New Roman" w:eastAsia="Calibri" w:hAnsi="Times New Roman" w:cs="Times New Roman"/>
          <w:sz w:val="24"/>
          <w:szCs w:val="24"/>
        </w:rPr>
        <w:t xml:space="preserve"> le retard de connaissance sur des données de référence </w:t>
      </w:r>
      <w:r w:rsidR="00C84BC3" w:rsidRPr="00BC518C">
        <w:rPr>
          <w:rFonts w:ascii="Times New Roman" w:eastAsia="Calibri" w:hAnsi="Times New Roman" w:cs="Times New Roman"/>
          <w:sz w:val="24"/>
          <w:szCs w:val="24"/>
        </w:rPr>
        <w:t xml:space="preserve">essentielles </w:t>
      </w:r>
      <w:r w:rsidR="00A412B0" w:rsidRPr="00BC518C">
        <w:rPr>
          <w:rFonts w:ascii="Times New Roman" w:eastAsia="Calibri" w:hAnsi="Times New Roman" w:cs="Times New Roman"/>
          <w:sz w:val="24"/>
          <w:szCs w:val="24"/>
        </w:rPr>
        <w:t>telles que la nature des fond sur l'ensemble de l'archipel.</w:t>
      </w:r>
    </w:p>
    <w:p w:rsidR="00A412B0" w:rsidRPr="00BC518C" w:rsidRDefault="00A412B0">
      <w:pPr>
        <w:jc w:val="both"/>
        <w:rPr>
          <w:rFonts w:ascii="Times New Roman" w:eastAsia="Calibri" w:hAnsi="Times New Roman" w:cs="Times New Roman"/>
          <w:sz w:val="24"/>
          <w:szCs w:val="24"/>
        </w:rPr>
      </w:pPr>
      <w:r w:rsidRPr="00BC518C">
        <w:rPr>
          <w:rFonts w:ascii="Times New Roman" w:eastAsia="Calibri" w:hAnsi="Times New Roman" w:cs="Times New Roman"/>
          <w:sz w:val="24"/>
          <w:szCs w:val="24"/>
        </w:rPr>
        <w:t>Les organismes de recherche sur le milieu marin n'ont pas d'implantation locale à l'exception de l'Ifremer</w:t>
      </w:r>
      <w:r w:rsidR="00CE647C" w:rsidRPr="00BC518C">
        <w:rPr>
          <w:rFonts w:ascii="Times New Roman" w:eastAsia="Calibri" w:hAnsi="Times New Roman" w:cs="Times New Roman"/>
          <w:sz w:val="24"/>
          <w:szCs w:val="24"/>
        </w:rPr>
        <w:t>,</w:t>
      </w:r>
      <w:r w:rsidR="00C84BC3" w:rsidRPr="00BC518C">
        <w:rPr>
          <w:rFonts w:ascii="Times New Roman" w:eastAsia="Calibri" w:hAnsi="Times New Roman" w:cs="Times New Roman"/>
          <w:sz w:val="24"/>
          <w:szCs w:val="24"/>
        </w:rPr>
        <w:t xml:space="preserve"> </w:t>
      </w:r>
      <w:r w:rsidRPr="00BC518C">
        <w:rPr>
          <w:rFonts w:ascii="Times New Roman" w:eastAsia="Calibri" w:hAnsi="Times New Roman" w:cs="Times New Roman"/>
          <w:sz w:val="24"/>
          <w:szCs w:val="24"/>
        </w:rPr>
        <w:t>unique organisme de recherche présent à SPM</w:t>
      </w:r>
      <w:r w:rsidR="00CE647C" w:rsidRPr="00BC518C">
        <w:rPr>
          <w:rFonts w:ascii="Times New Roman" w:eastAsia="Calibri" w:hAnsi="Times New Roman" w:cs="Times New Roman"/>
          <w:sz w:val="24"/>
          <w:szCs w:val="24"/>
        </w:rPr>
        <w:t>. Son</w:t>
      </w:r>
      <w:r w:rsidR="00C84BC3" w:rsidRPr="00BC518C">
        <w:rPr>
          <w:rFonts w:ascii="Times New Roman" w:eastAsia="Calibri" w:hAnsi="Times New Roman" w:cs="Times New Roman"/>
          <w:sz w:val="24"/>
          <w:szCs w:val="24"/>
        </w:rPr>
        <w:t xml:space="preserve"> </w:t>
      </w:r>
      <w:r w:rsidRPr="00BC518C">
        <w:rPr>
          <w:rFonts w:ascii="Times New Roman" w:eastAsia="Calibri" w:hAnsi="Times New Roman" w:cs="Times New Roman"/>
          <w:sz w:val="24"/>
          <w:szCs w:val="24"/>
        </w:rPr>
        <w:t xml:space="preserve">représentant permanent participe aux campagnes d'évaluation, au suivi des captures de pêche, aux sollicitations de </w:t>
      </w:r>
      <w:r w:rsidR="00CE647C" w:rsidRPr="00BC518C">
        <w:rPr>
          <w:rFonts w:ascii="Times New Roman" w:eastAsia="Calibri" w:hAnsi="Times New Roman" w:cs="Times New Roman"/>
          <w:sz w:val="24"/>
          <w:szCs w:val="24"/>
        </w:rPr>
        <w:t xml:space="preserve">l'Etat </w:t>
      </w:r>
      <w:r w:rsidRPr="00BC518C">
        <w:rPr>
          <w:rFonts w:ascii="Times New Roman" w:eastAsia="Calibri" w:hAnsi="Times New Roman" w:cs="Times New Roman"/>
          <w:sz w:val="24"/>
          <w:szCs w:val="24"/>
        </w:rPr>
        <w:t>en matière d'avis scientifique et représente les intérêts français (avec des agents de la Métropole) aux réunions internationales  des Organisations Régionales des Pêches concernant la gestion des stocks exploités.</w:t>
      </w:r>
    </w:p>
    <w:p w:rsidR="009E1477" w:rsidRPr="00BC518C" w:rsidRDefault="007147C8">
      <w:pPr>
        <w:jc w:val="both"/>
        <w:rPr>
          <w:rFonts w:ascii="Times New Roman" w:eastAsia="Calibri" w:hAnsi="Times New Roman" w:cs="Times New Roman"/>
          <w:sz w:val="24"/>
          <w:szCs w:val="24"/>
        </w:rPr>
      </w:pPr>
      <w:r w:rsidRPr="00BC518C">
        <w:rPr>
          <w:rFonts w:ascii="Times New Roman" w:eastAsia="Calibri" w:hAnsi="Times New Roman" w:cs="Times New Roman"/>
          <w:sz w:val="24"/>
          <w:szCs w:val="24"/>
        </w:rPr>
        <w:t>De plus</w:t>
      </w:r>
      <w:r w:rsidR="00CE647C" w:rsidRPr="00BC518C">
        <w:rPr>
          <w:rFonts w:ascii="Times New Roman" w:eastAsia="Calibri" w:hAnsi="Times New Roman" w:cs="Times New Roman"/>
          <w:sz w:val="24"/>
          <w:szCs w:val="24"/>
        </w:rPr>
        <w:t>,</w:t>
      </w:r>
      <w:r w:rsidRPr="00BC518C">
        <w:rPr>
          <w:rFonts w:ascii="Times New Roman" w:eastAsia="Calibri" w:hAnsi="Times New Roman" w:cs="Times New Roman"/>
          <w:sz w:val="24"/>
          <w:szCs w:val="24"/>
        </w:rPr>
        <w:t xml:space="preserve"> sous l'impulsion du Grenelle de la mer (2009-2012), la DTAM (Direction des Territoires</w:t>
      </w:r>
      <w:r w:rsidR="00CE647C" w:rsidRPr="00BC518C">
        <w:rPr>
          <w:rFonts w:ascii="Times New Roman" w:eastAsia="Calibri" w:hAnsi="Times New Roman" w:cs="Times New Roman"/>
          <w:sz w:val="24"/>
          <w:szCs w:val="24"/>
        </w:rPr>
        <w:t>,</w:t>
      </w:r>
      <w:r w:rsidRPr="00BC518C">
        <w:rPr>
          <w:rFonts w:ascii="Times New Roman" w:eastAsia="Calibri" w:hAnsi="Times New Roman" w:cs="Times New Roman"/>
          <w:sz w:val="24"/>
          <w:szCs w:val="24"/>
        </w:rPr>
        <w:t xml:space="preserve"> de l'Alimentation et de la Mer) a entrepris de développer un programme ambitieux d'observation</w:t>
      </w:r>
      <w:r w:rsidR="00A412B0" w:rsidRPr="00BC518C">
        <w:rPr>
          <w:rFonts w:ascii="Times New Roman" w:eastAsia="Calibri" w:hAnsi="Times New Roman" w:cs="Times New Roman"/>
          <w:sz w:val="24"/>
          <w:szCs w:val="24"/>
        </w:rPr>
        <w:t>s</w:t>
      </w:r>
      <w:r w:rsidRPr="00BC518C">
        <w:rPr>
          <w:rFonts w:ascii="Times New Roman" w:eastAsia="Calibri" w:hAnsi="Times New Roman" w:cs="Times New Roman"/>
          <w:sz w:val="24"/>
          <w:szCs w:val="24"/>
        </w:rPr>
        <w:t xml:space="preserve"> des paramètres physiques de base. Dans ce cadre, le Céréma</w:t>
      </w:r>
      <w:r w:rsidR="00C84BC3" w:rsidRPr="00BC518C">
        <w:rPr>
          <w:rFonts w:ascii="Times New Roman" w:eastAsia="Calibri" w:hAnsi="Times New Roman" w:cs="Times New Roman"/>
          <w:sz w:val="24"/>
          <w:szCs w:val="24"/>
        </w:rPr>
        <w:t xml:space="preserve"> </w:t>
      </w:r>
      <w:r w:rsidR="00CE647C" w:rsidRPr="00BC518C">
        <w:rPr>
          <w:rFonts w:ascii="Times New Roman" w:eastAsia="Calibri" w:hAnsi="Times New Roman" w:cs="Times New Roman"/>
          <w:sz w:val="24"/>
          <w:szCs w:val="24"/>
        </w:rPr>
        <w:t>a</w:t>
      </w:r>
      <w:r w:rsidR="00C84BC3" w:rsidRPr="00BC518C">
        <w:rPr>
          <w:rFonts w:ascii="Times New Roman" w:eastAsia="Calibri" w:hAnsi="Times New Roman" w:cs="Times New Roman"/>
          <w:sz w:val="24"/>
          <w:szCs w:val="24"/>
        </w:rPr>
        <w:t xml:space="preserve"> </w:t>
      </w:r>
      <w:r w:rsidRPr="00BC518C">
        <w:rPr>
          <w:rFonts w:ascii="Times New Roman" w:eastAsia="Calibri" w:hAnsi="Times New Roman" w:cs="Times New Roman"/>
          <w:sz w:val="24"/>
          <w:szCs w:val="24"/>
        </w:rPr>
        <w:t xml:space="preserve">installé </w:t>
      </w:r>
      <w:r w:rsidR="00A412B0" w:rsidRPr="00BC518C">
        <w:rPr>
          <w:rFonts w:ascii="Times New Roman" w:eastAsia="Calibri" w:hAnsi="Times New Roman" w:cs="Times New Roman"/>
          <w:sz w:val="24"/>
          <w:szCs w:val="24"/>
        </w:rPr>
        <w:t>en 2011 un houlographe dans le S</w:t>
      </w:r>
      <w:r w:rsidRPr="00BC518C">
        <w:rPr>
          <w:rFonts w:ascii="Times New Roman" w:eastAsia="Calibri" w:hAnsi="Times New Roman" w:cs="Times New Roman"/>
          <w:sz w:val="24"/>
          <w:szCs w:val="24"/>
        </w:rPr>
        <w:t>ud de SPM et le SHOM un m</w:t>
      </w:r>
      <w:r w:rsidR="00A412B0" w:rsidRPr="00BC518C">
        <w:rPr>
          <w:rFonts w:ascii="Times New Roman" w:eastAsia="Calibri" w:hAnsi="Times New Roman" w:cs="Times New Roman"/>
          <w:sz w:val="24"/>
          <w:szCs w:val="24"/>
        </w:rPr>
        <w:t>arégraphe dans le port de Saint-</w:t>
      </w:r>
      <w:r w:rsidRPr="00BC518C">
        <w:rPr>
          <w:rFonts w:ascii="Times New Roman" w:eastAsia="Calibri" w:hAnsi="Times New Roman" w:cs="Times New Roman"/>
          <w:sz w:val="24"/>
          <w:szCs w:val="24"/>
        </w:rPr>
        <w:t>Pierre. L'Ifremer assure le suivi environnemental de la rade de Miquelon</w:t>
      </w:r>
      <w:r w:rsidR="00CE647C" w:rsidRPr="00BC518C">
        <w:rPr>
          <w:rFonts w:ascii="Times New Roman" w:eastAsia="Calibri" w:hAnsi="Times New Roman" w:cs="Times New Roman"/>
          <w:sz w:val="24"/>
          <w:szCs w:val="24"/>
        </w:rPr>
        <w:t>,</w:t>
      </w:r>
      <w:r w:rsidR="00C84BC3" w:rsidRPr="00BC518C">
        <w:rPr>
          <w:rFonts w:ascii="Times New Roman" w:eastAsia="Calibri" w:hAnsi="Times New Roman" w:cs="Times New Roman"/>
          <w:sz w:val="24"/>
          <w:szCs w:val="24"/>
        </w:rPr>
        <w:t xml:space="preserve"> </w:t>
      </w:r>
      <w:r w:rsidRPr="00BC518C">
        <w:rPr>
          <w:rFonts w:ascii="Times New Roman" w:eastAsia="Calibri" w:hAnsi="Times New Roman" w:cs="Times New Roman"/>
          <w:sz w:val="24"/>
          <w:szCs w:val="24"/>
        </w:rPr>
        <w:t>a réalisé une étude du</w:t>
      </w:r>
      <w:r w:rsidRPr="00BC518C">
        <w:rPr>
          <w:rFonts w:ascii="Times New Roman" w:eastAsia="Calibri" w:hAnsi="Times New Roman" w:cs="Times New Roman"/>
          <w:color w:val="FF0000"/>
          <w:sz w:val="24"/>
          <w:szCs w:val="24"/>
        </w:rPr>
        <w:t xml:space="preserve"> Grand E</w:t>
      </w:r>
      <w:r w:rsidRPr="00BC518C">
        <w:rPr>
          <w:rFonts w:ascii="Times New Roman" w:eastAsia="Calibri" w:hAnsi="Times New Roman" w:cs="Times New Roman"/>
          <w:sz w:val="24"/>
          <w:szCs w:val="24"/>
        </w:rPr>
        <w:t>tang de Miquelon et début</w:t>
      </w:r>
      <w:r w:rsidR="00A412B0" w:rsidRPr="00BC518C">
        <w:rPr>
          <w:rFonts w:ascii="Times New Roman" w:eastAsia="Calibri" w:hAnsi="Times New Roman" w:cs="Times New Roman"/>
          <w:sz w:val="24"/>
          <w:szCs w:val="24"/>
        </w:rPr>
        <w:t>e</w:t>
      </w:r>
      <w:r w:rsidRPr="00BC518C">
        <w:rPr>
          <w:rFonts w:ascii="Times New Roman" w:eastAsia="Calibri" w:hAnsi="Times New Roman" w:cs="Times New Roman"/>
          <w:sz w:val="24"/>
          <w:szCs w:val="24"/>
        </w:rPr>
        <w:t xml:space="preserve"> celui du </w:t>
      </w:r>
      <w:r w:rsidRPr="00BC518C">
        <w:rPr>
          <w:rFonts w:ascii="Times New Roman" w:eastAsia="Calibri" w:hAnsi="Times New Roman" w:cs="Times New Roman"/>
          <w:color w:val="FF0000"/>
          <w:sz w:val="24"/>
          <w:szCs w:val="24"/>
        </w:rPr>
        <w:t>G</w:t>
      </w:r>
      <w:r w:rsidRPr="00BC518C">
        <w:rPr>
          <w:rFonts w:ascii="Times New Roman" w:eastAsia="Calibri" w:hAnsi="Times New Roman" w:cs="Times New Roman"/>
          <w:sz w:val="24"/>
          <w:szCs w:val="24"/>
        </w:rPr>
        <w:t>rand Baracho</w:t>
      </w:r>
      <w:r w:rsidRPr="00BC518C">
        <w:rPr>
          <w:rFonts w:ascii="Times New Roman" w:eastAsia="Calibri" w:hAnsi="Times New Roman" w:cs="Times New Roman"/>
          <w:color w:val="FF0000"/>
          <w:sz w:val="24"/>
          <w:szCs w:val="24"/>
        </w:rPr>
        <w:t>is</w:t>
      </w:r>
      <w:r w:rsidRPr="00BC518C">
        <w:rPr>
          <w:rFonts w:ascii="Times New Roman" w:eastAsia="Calibri" w:hAnsi="Times New Roman" w:cs="Times New Roman"/>
          <w:sz w:val="24"/>
          <w:szCs w:val="24"/>
        </w:rPr>
        <w:t>. En milieu ouvert, la DTAM a financé un programme de mesure de courant et température près du fond</w:t>
      </w:r>
      <w:r w:rsidR="001A301A" w:rsidRPr="00BC518C">
        <w:rPr>
          <w:rStyle w:val="Appelnotedebasdep"/>
          <w:rFonts w:ascii="Times New Roman" w:eastAsia="Calibri" w:hAnsi="Times New Roman" w:cs="Times New Roman"/>
          <w:sz w:val="24"/>
          <w:szCs w:val="24"/>
        </w:rPr>
        <w:footnoteReference w:id="9"/>
      </w:r>
      <w:r w:rsidRPr="00BC518C">
        <w:rPr>
          <w:rFonts w:ascii="Times New Roman" w:eastAsia="Calibri" w:hAnsi="Times New Roman" w:cs="Times New Roman"/>
          <w:sz w:val="24"/>
          <w:szCs w:val="24"/>
        </w:rPr>
        <w:t>.</w:t>
      </w:r>
    </w:p>
    <w:p w:rsidR="00EF6D11" w:rsidRPr="00BC518C" w:rsidRDefault="007147C8" w:rsidP="00EF6D11">
      <w:pPr>
        <w:jc w:val="both"/>
        <w:rPr>
          <w:rFonts w:ascii="Times New Roman" w:eastAsia="Calibri" w:hAnsi="Times New Roman" w:cs="Times New Roman"/>
          <w:sz w:val="24"/>
          <w:szCs w:val="24"/>
        </w:rPr>
      </w:pPr>
      <w:r w:rsidRPr="00BC518C">
        <w:rPr>
          <w:rFonts w:ascii="Times New Roman" w:eastAsia="Calibri" w:hAnsi="Times New Roman" w:cs="Times New Roman"/>
          <w:sz w:val="24"/>
          <w:szCs w:val="24"/>
        </w:rPr>
        <w:t xml:space="preserve">Ces nouvelles observations constituent un embryon pour que se développe une activité de recherche sur l'environnement marin à SPM. </w:t>
      </w:r>
      <w:r w:rsidR="00EF6D11" w:rsidRPr="00BC518C">
        <w:rPr>
          <w:rFonts w:ascii="Times New Roman" w:eastAsia="Calibri" w:hAnsi="Times New Roman" w:cs="Times New Roman"/>
          <w:sz w:val="24"/>
          <w:szCs w:val="24"/>
        </w:rPr>
        <w:t>Comme tous les territoire</w:t>
      </w:r>
      <w:r w:rsidR="00CE647C" w:rsidRPr="00BC518C">
        <w:rPr>
          <w:rFonts w:ascii="Times New Roman" w:eastAsia="Calibri" w:hAnsi="Times New Roman" w:cs="Times New Roman"/>
          <w:sz w:val="24"/>
          <w:szCs w:val="24"/>
        </w:rPr>
        <w:t>s</w:t>
      </w:r>
      <w:r w:rsidR="00EF6D11" w:rsidRPr="00BC518C">
        <w:rPr>
          <w:rFonts w:ascii="Times New Roman" w:eastAsia="Calibri" w:hAnsi="Times New Roman" w:cs="Times New Roman"/>
          <w:sz w:val="24"/>
          <w:szCs w:val="24"/>
        </w:rPr>
        <w:t xml:space="preserve"> ultra marin</w:t>
      </w:r>
      <w:r w:rsidR="00CE647C" w:rsidRPr="00BC518C">
        <w:rPr>
          <w:rFonts w:ascii="Times New Roman" w:eastAsia="Calibri" w:hAnsi="Times New Roman" w:cs="Times New Roman"/>
          <w:sz w:val="24"/>
          <w:szCs w:val="24"/>
        </w:rPr>
        <w:t>s</w:t>
      </w:r>
      <w:r w:rsidR="00EF6D11" w:rsidRPr="00BC518C">
        <w:rPr>
          <w:rFonts w:ascii="Times New Roman" w:eastAsia="Calibri" w:hAnsi="Times New Roman" w:cs="Times New Roman"/>
          <w:sz w:val="24"/>
          <w:szCs w:val="24"/>
        </w:rPr>
        <w:t>, SPM souffre d'un déficit d'infrastructure</w:t>
      </w:r>
      <w:r w:rsidR="00CE647C" w:rsidRPr="00BC518C">
        <w:rPr>
          <w:rFonts w:ascii="Times New Roman" w:eastAsia="Calibri" w:hAnsi="Times New Roman" w:cs="Times New Roman"/>
          <w:sz w:val="24"/>
          <w:szCs w:val="24"/>
        </w:rPr>
        <w:t>s</w:t>
      </w:r>
      <w:r w:rsidR="00EF6D11" w:rsidRPr="00BC518C">
        <w:rPr>
          <w:rFonts w:ascii="Times New Roman" w:eastAsia="Calibri" w:hAnsi="Times New Roman" w:cs="Times New Roman"/>
          <w:sz w:val="24"/>
          <w:szCs w:val="24"/>
        </w:rPr>
        <w:t xml:space="preserve"> de recherche qui complique singulièrement l'acquisition de nouvelles connaissance</w:t>
      </w:r>
      <w:r w:rsidR="003A3766" w:rsidRPr="00BC518C">
        <w:rPr>
          <w:rFonts w:ascii="Times New Roman" w:eastAsia="Calibri" w:hAnsi="Times New Roman" w:cs="Times New Roman"/>
          <w:sz w:val="24"/>
          <w:szCs w:val="24"/>
        </w:rPr>
        <w:t>s</w:t>
      </w:r>
      <w:r w:rsidR="00EF6D11" w:rsidRPr="00BC518C">
        <w:rPr>
          <w:rFonts w:ascii="Times New Roman" w:eastAsia="Calibri" w:hAnsi="Times New Roman" w:cs="Times New Roman"/>
          <w:sz w:val="24"/>
          <w:szCs w:val="24"/>
        </w:rPr>
        <w:t>. La collaboration avec les scientifiques canadiens est dans une phase ascendante</w:t>
      </w:r>
      <w:r w:rsidR="00EC7ADB" w:rsidRPr="00BC518C">
        <w:rPr>
          <w:rStyle w:val="Appelnotedebasdep"/>
          <w:rFonts w:ascii="Times New Roman" w:eastAsia="Calibri" w:hAnsi="Times New Roman" w:cs="Times New Roman"/>
          <w:sz w:val="24"/>
          <w:szCs w:val="24"/>
        </w:rPr>
        <w:footnoteReference w:id="10"/>
      </w:r>
      <w:r w:rsidR="00EF6D11" w:rsidRPr="00BC518C">
        <w:rPr>
          <w:rFonts w:ascii="Times New Roman" w:eastAsia="Calibri" w:hAnsi="Times New Roman" w:cs="Times New Roman"/>
          <w:sz w:val="24"/>
          <w:szCs w:val="24"/>
        </w:rPr>
        <w:t xml:space="preserve"> et de nombreuses initiatives ont vu le jour récemment pour nouer de fortes interactions entre les laboratoires français (Ifremer et IUEM) et canadiens (Université de Québec, Laval, DFO St John's). Néanmoins, la flotte canadienne est très sollicitée compte tenu de l'étendu</w:t>
      </w:r>
      <w:r w:rsidR="00CE647C" w:rsidRPr="00BC518C">
        <w:rPr>
          <w:rFonts w:ascii="Times New Roman" w:eastAsia="Calibri" w:hAnsi="Times New Roman" w:cs="Times New Roman"/>
          <w:sz w:val="24"/>
          <w:szCs w:val="24"/>
        </w:rPr>
        <w:t>e</w:t>
      </w:r>
      <w:r w:rsidR="00EF6D11" w:rsidRPr="00BC518C">
        <w:rPr>
          <w:rFonts w:ascii="Times New Roman" w:eastAsia="Calibri" w:hAnsi="Times New Roman" w:cs="Times New Roman"/>
          <w:sz w:val="24"/>
          <w:szCs w:val="24"/>
        </w:rPr>
        <w:t xml:space="preserve"> de leur linéaire côtier et l'accès aux navires canadiens est quasiment impossible en dehors des accords de collaborations dans le cadre de su</w:t>
      </w:r>
      <w:r w:rsidR="003A3766" w:rsidRPr="00BC518C">
        <w:rPr>
          <w:rFonts w:ascii="Times New Roman" w:eastAsia="Calibri" w:hAnsi="Times New Roman" w:cs="Times New Roman"/>
          <w:sz w:val="24"/>
          <w:szCs w:val="24"/>
        </w:rPr>
        <w:t>i</w:t>
      </w:r>
      <w:r w:rsidR="00EF6D11" w:rsidRPr="00BC518C">
        <w:rPr>
          <w:rFonts w:ascii="Times New Roman" w:eastAsia="Calibri" w:hAnsi="Times New Roman" w:cs="Times New Roman"/>
          <w:sz w:val="24"/>
          <w:szCs w:val="24"/>
        </w:rPr>
        <w:t xml:space="preserve">vi des stocks exploités.   </w:t>
      </w:r>
    </w:p>
    <w:p w:rsidR="00EF6D11" w:rsidRPr="00BC518C" w:rsidRDefault="00EF6D11" w:rsidP="00EF6D11">
      <w:pPr>
        <w:jc w:val="both"/>
        <w:rPr>
          <w:rFonts w:ascii="Times New Roman" w:eastAsia="Calibri" w:hAnsi="Times New Roman" w:cs="Times New Roman"/>
          <w:sz w:val="24"/>
          <w:szCs w:val="24"/>
        </w:rPr>
      </w:pPr>
      <w:r w:rsidRPr="00BC518C">
        <w:rPr>
          <w:rFonts w:ascii="Times New Roman" w:eastAsia="Calibri" w:hAnsi="Times New Roman" w:cs="Times New Roman"/>
          <w:sz w:val="24"/>
          <w:szCs w:val="24"/>
        </w:rPr>
        <w:t xml:space="preserve">Pour ces raisons, la seule possibilité de progresser significativement dans la connaissance de l'environnement marin à SPM et de récolter suffisamment de données pour débuter un travail de recherche pluridisciplinaire est de proposer un ensemble de campagnes pour la plupart complémentaires entre elles. </w:t>
      </w:r>
      <w:r w:rsidR="00082205" w:rsidRPr="00BC518C">
        <w:rPr>
          <w:rFonts w:ascii="Times New Roman" w:eastAsia="Calibri" w:hAnsi="Times New Roman" w:cs="Times New Roman"/>
          <w:sz w:val="24"/>
          <w:szCs w:val="24"/>
        </w:rPr>
        <w:t xml:space="preserve">Le seul navire côtier de la flotte française qui soit assez grand pour envisager des transits </w:t>
      </w:r>
      <w:r w:rsidR="00CE647C" w:rsidRPr="00BC518C">
        <w:rPr>
          <w:rFonts w:ascii="Times New Roman" w:eastAsia="Calibri" w:hAnsi="Times New Roman" w:cs="Times New Roman"/>
          <w:sz w:val="24"/>
          <w:szCs w:val="24"/>
        </w:rPr>
        <w:t>transocéaniques</w:t>
      </w:r>
      <w:r w:rsidR="00082205" w:rsidRPr="00BC518C">
        <w:rPr>
          <w:rFonts w:ascii="Times New Roman" w:eastAsia="Calibri" w:hAnsi="Times New Roman" w:cs="Times New Roman"/>
          <w:sz w:val="24"/>
          <w:szCs w:val="24"/>
        </w:rPr>
        <w:t xml:space="preserve"> et assez polyvalent pour supporter </w:t>
      </w:r>
      <w:r w:rsidR="00CE647C" w:rsidRPr="00BC518C">
        <w:rPr>
          <w:rFonts w:ascii="Times New Roman" w:eastAsia="Calibri" w:hAnsi="Times New Roman" w:cs="Times New Roman"/>
          <w:sz w:val="24"/>
          <w:szCs w:val="24"/>
        </w:rPr>
        <w:t>u</w:t>
      </w:r>
      <w:r w:rsidR="00082205" w:rsidRPr="00BC518C">
        <w:rPr>
          <w:rFonts w:ascii="Times New Roman" w:eastAsia="Calibri" w:hAnsi="Times New Roman" w:cs="Times New Roman"/>
          <w:sz w:val="24"/>
          <w:szCs w:val="24"/>
        </w:rPr>
        <w:t>n ensemble varié de travaux en mer est le navire Antéa de l'IRD (Institut de Recherche et Développement).</w:t>
      </w:r>
    </w:p>
    <w:p w:rsidR="009E1477" w:rsidRPr="00BC518C" w:rsidRDefault="009E1477">
      <w:pPr>
        <w:jc w:val="both"/>
        <w:rPr>
          <w:rFonts w:ascii="Times New Roman" w:eastAsia="Calibri" w:hAnsi="Times New Roman" w:cs="Times New Roman"/>
          <w:sz w:val="24"/>
          <w:szCs w:val="24"/>
        </w:rPr>
      </w:pPr>
    </w:p>
    <w:p w:rsidR="004F1934" w:rsidRPr="00BC518C" w:rsidRDefault="00F50FF6">
      <w:pPr>
        <w:jc w:val="both"/>
        <w:rPr>
          <w:rFonts w:ascii="Times New Roman" w:eastAsia="Calibri" w:hAnsi="Times New Roman" w:cs="Times New Roman"/>
          <w:b/>
          <w:sz w:val="32"/>
          <w:szCs w:val="32"/>
        </w:rPr>
      </w:pPr>
      <w:r w:rsidRPr="00BC518C">
        <w:rPr>
          <w:rFonts w:ascii="Times New Roman" w:eastAsia="Calibri" w:hAnsi="Times New Roman" w:cs="Times New Roman"/>
          <w:b/>
          <w:sz w:val="32"/>
          <w:szCs w:val="32"/>
        </w:rPr>
        <w:t>2-</w:t>
      </w:r>
      <w:r w:rsidR="004F1934" w:rsidRPr="00BC518C">
        <w:rPr>
          <w:rFonts w:ascii="Times New Roman" w:eastAsia="Calibri" w:hAnsi="Times New Roman" w:cs="Times New Roman"/>
          <w:b/>
          <w:sz w:val="32"/>
          <w:szCs w:val="32"/>
        </w:rPr>
        <w:t>Présentation des campagnes SPM2017</w:t>
      </w:r>
    </w:p>
    <w:p w:rsidR="004F1934" w:rsidRPr="00BC518C" w:rsidRDefault="004F1934">
      <w:pPr>
        <w:jc w:val="both"/>
        <w:rPr>
          <w:rFonts w:ascii="Times New Roman" w:eastAsia="Calibri" w:hAnsi="Times New Roman" w:cs="Times New Roman"/>
          <w:sz w:val="24"/>
          <w:szCs w:val="24"/>
        </w:rPr>
      </w:pPr>
    </w:p>
    <w:p w:rsidR="009E1477" w:rsidRPr="00BC518C" w:rsidRDefault="007147C8" w:rsidP="00EF6D11">
      <w:pPr>
        <w:pBdr>
          <w:top w:val="single" w:sz="6" w:space="1" w:color="auto"/>
          <w:left w:val="single" w:sz="6" w:space="1" w:color="auto"/>
          <w:bottom w:val="single" w:sz="6" w:space="1" w:color="auto"/>
          <w:right w:val="single" w:sz="6" w:space="1" w:color="auto"/>
        </w:pBdr>
        <w:rPr>
          <w:rFonts w:ascii="Times New Roman" w:eastAsia="Calibri" w:hAnsi="Times New Roman" w:cs="Times New Roman"/>
          <w:b/>
          <w:i/>
          <w:sz w:val="28"/>
        </w:rPr>
      </w:pPr>
      <w:r w:rsidRPr="00BC518C">
        <w:rPr>
          <w:rFonts w:ascii="Times New Roman" w:eastAsia="Calibri" w:hAnsi="Times New Roman" w:cs="Times New Roman"/>
          <w:b/>
          <w:i/>
          <w:sz w:val="28"/>
        </w:rPr>
        <w:t>Objectifs des campagnes</w:t>
      </w:r>
      <w:r w:rsidR="004F1934" w:rsidRPr="00BC518C">
        <w:rPr>
          <w:rFonts w:ascii="Times New Roman" w:eastAsia="Calibri" w:hAnsi="Times New Roman" w:cs="Times New Roman"/>
          <w:b/>
          <w:i/>
          <w:sz w:val="28"/>
        </w:rPr>
        <w:t xml:space="preserve"> (résumé)</w:t>
      </w:r>
      <w:r w:rsidRPr="00BC518C">
        <w:rPr>
          <w:rFonts w:ascii="Times New Roman" w:eastAsia="Calibri" w:hAnsi="Times New Roman" w:cs="Times New Roman"/>
          <w:b/>
          <w:i/>
          <w:sz w:val="28"/>
        </w:rPr>
        <w:t>:</w:t>
      </w:r>
    </w:p>
    <w:p w:rsidR="009E1477" w:rsidRPr="00BC518C" w:rsidRDefault="007147C8" w:rsidP="00EF6D11">
      <w:pPr>
        <w:pBdr>
          <w:top w:val="single" w:sz="6" w:space="1" w:color="auto"/>
          <w:left w:val="single" w:sz="6" w:space="1" w:color="auto"/>
          <w:bottom w:val="single" w:sz="6" w:space="1" w:color="auto"/>
          <w:right w:val="single" w:sz="6" w:space="1" w:color="auto"/>
        </w:pBdr>
        <w:jc w:val="both"/>
        <w:rPr>
          <w:rFonts w:ascii="Times New Roman" w:eastAsia="Calibri" w:hAnsi="Times New Roman" w:cs="Times New Roman"/>
          <w:sz w:val="24"/>
          <w:szCs w:val="24"/>
        </w:rPr>
      </w:pPr>
      <w:r w:rsidRPr="00BC518C">
        <w:rPr>
          <w:rFonts w:ascii="Times New Roman" w:eastAsia="Calibri" w:hAnsi="Times New Roman" w:cs="Times New Roman"/>
          <w:sz w:val="24"/>
          <w:szCs w:val="24"/>
        </w:rPr>
        <w:t>Compte tenu de l'éloignement de la métropole et des temps de transit important</w:t>
      </w:r>
      <w:r w:rsidR="00082205" w:rsidRPr="00BC518C">
        <w:rPr>
          <w:rFonts w:ascii="Times New Roman" w:eastAsia="Calibri" w:hAnsi="Times New Roman" w:cs="Times New Roman"/>
          <w:sz w:val="24"/>
          <w:szCs w:val="24"/>
        </w:rPr>
        <w:t>s</w:t>
      </w:r>
      <w:r w:rsidRPr="00BC518C">
        <w:rPr>
          <w:rFonts w:ascii="Times New Roman" w:eastAsia="Calibri" w:hAnsi="Times New Roman" w:cs="Times New Roman"/>
          <w:sz w:val="24"/>
          <w:szCs w:val="24"/>
        </w:rPr>
        <w:t xml:space="preserve"> pour atteindre SPM, nous proposons un ensemble de 5 campagnes pour un total d'opération de 2,5 mois soit environ 75 jours de mer</w:t>
      </w:r>
      <w:r w:rsidR="00082205" w:rsidRPr="00BC518C">
        <w:rPr>
          <w:rFonts w:ascii="Times New Roman" w:eastAsia="Calibri" w:hAnsi="Times New Roman" w:cs="Times New Roman"/>
          <w:sz w:val="24"/>
          <w:szCs w:val="24"/>
        </w:rPr>
        <w:t xml:space="preserve"> (hors transit)</w:t>
      </w:r>
      <w:r w:rsidRPr="00BC518C">
        <w:rPr>
          <w:rFonts w:ascii="Times New Roman" w:eastAsia="Calibri" w:hAnsi="Times New Roman" w:cs="Times New Roman"/>
          <w:sz w:val="24"/>
          <w:szCs w:val="24"/>
        </w:rPr>
        <w:t>.</w:t>
      </w:r>
    </w:p>
    <w:p w:rsidR="009E1477" w:rsidRPr="00BC518C" w:rsidRDefault="007147C8" w:rsidP="00EF6D11">
      <w:pPr>
        <w:pBdr>
          <w:top w:val="single" w:sz="6" w:space="1" w:color="auto"/>
          <w:left w:val="single" w:sz="6" w:space="1" w:color="auto"/>
          <w:bottom w:val="single" w:sz="6" w:space="1" w:color="auto"/>
          <w:right w:val="single" w:sz="6" w:space="1" w:color="auto"/>
        </w:pBdr>
        <w:jc w:val="both"/>
        <w:rPr>
          <w:rFonts w:ascii="Times New Roman" w:eastAsia="Arial Narrow" w:hAnsi="Times New Roman" w:cs="Times New Roman"/>
          <w:sz w:val="24"/>
          <w:szCs w:val="24"/>
        </w:rPr>
      </w:pPr>
      <w:r w:rsidRPr="00BC518C">
        <w:rPr>
          <w:rFonts w:ascii="Times New Roman" w:eastAsia="Calibri" w:hAnsi="Times New Roman" w:cs="Times New Roman"/>
          <w:sz w:val="24"/>
          <w:szCs w:val="24"/>
        </w:rPr>
        <w:t>- La campagne de géosciences marines débutera la série. Elle permettra de récolter u</w:t>
      </w:r>
      <w:r w:rsidR="003A3766" w:rsidRPr="00BC518C">
        <w:rPr>
          <w:rFonts w:ascii="Times New Roman" w:eastAsia="Calibri" w:hAnsi="Times New Roman" w:cs="Times New Roman"/>
          <w:sz w:val="24"/>
          <w:szCs w:val="24"/>
        </w:rPr>
        <w:t>n</w:t>
      </w:r>
      <w:r w:rsidRPr="00BC518C">
        <w:rPr>
          <w:rFonts w:ascii="Times New Roman" w:eastAsia="Calibri" w:hAnsi="Times New Roman" w:cs="Times New Roman"/>
          <w:b/>
          <w:sz w:val="24"/>
          <w:szCs w:val="24"/>
        </w:rPr>
        <w:t xml:space="preserve"> ensemble de données de référence</w:t>
      </w:r>
      <w:r w:rsidRPr="00BC518C">
        <w:rPr>
          <w:rFonts w:ascii="Times New Roman" w:eastAsia="Calibri" w:hAnsi="Times New Roman" w:cs="Times New Roman"/>
          <w:sz w:val="24"/>
          <w:szCs w:val="24"/>
        </w:rPr>
        <w:t xml:space="preserve"> qui font actuellement défaut </w:t>
      </w:r>
      <w:r w:rsidR="003A3766" w:rsidRPr="00BC518C">
        <w:rPr>
          <w:rFonts w:ascii="Times New Roman" w:eastAsia="Arial Narrow" w:hAnsi="Times New Roman" w:cs="Times New Roman"/>
          <w:sz w:val="24"/>
          <w:szCs w:val="24"/>
        </w:rPr>
        <w:t>(i.e, carte morpho-bathymétrique, carte de la nature des fonds marins, carte des épaisseurs sédimentaires et carte du toit du substratum rocheux).</w:t>
      </w:r>
    </w:p>
    <w:p w:rsidR="009E1477" w:rsidRPr="00BC518C" w:rsidRDefault="003A3766" w:rsidP="00EF6D11">
      <w:pPr>
        <w:pBdr>
          <w:top w:val="single" w:sz="6" w:space="1" w:color="auto"/>
          <w:left w:val="single" w:sz="6" w:space="1" w:color="auto"/>
          <w:bottom w:val="single" w:sz="6" w:space="1" w:color="auto"/>
          <w:right w:val="single" w:sz="6" w:space="1" w:color="auto"/>
        </w:pBdr>
        <w:jc w:val="both"/>
        <w:rPr>
          <w:rFonts w:ascii="Times New Roman" w:eastAsia="Arial Narrow" w:hAnsi="Times New Roman" w:cs="Times New Roman"/>
          <w:sz w:val="24"/>
          <w:szCs w:val="24"/>
        </w:rPr>
      </w:pPr>
      <w:r w:rsidRPr="00BC518C">
        <w:rPr>
          <w:rFonts w:ascii="Times New Roman" w:eastAsia="Arial Narrow" w:hAnsi="Times New Roman" w:cs="Times New Roman"/>
          <w:sz w:val="24"/>
          <w:szCs w:val="24"/>
        </w:rPr>
        <w:t>- Une campagne halieutique dont l</w:t>
      </w:r>
      <w:r w:rsidR="00CE647C" w:rsidRPr="00BC518C">
        <w:rPr>
          <w:rFonts w:ascii="Times New Roman" w:eastAsia="Arial Narrow" w:hAnsi="Times New Roman" w:cs="Times New Roman"/>
          <w:sz w:val="24"/>
          <w:szCs w:val="24"/>
        </w:rPr>
        <w:t xml:space="preserve">e double </w:t>
      </w:r>
      <w:r w:rsidRPr="00BC518C">
        <w:rPr>
          <w:rFonts w:ascii="Times New Roman" w:eastAsia="Arial Narrow" w:hAnsi="Times New Roman" w:cs="Times New Roman"/>
          <w:sz w:val="24"/>
          <w:szCs w:val="24"/>
        </w:rPr>
        <w:t>objectif est de dresser</w:t>
      </w:r>
      <w:r w:rsidRPr="00BC518C">
        <w:rPr>
          <w:rFonts w:ascii="Times New Roman" w:eastAsia="Arial Narrow" w:hAnsi="Times New Roman" w:cs="Times New Roman"/>
          <w:b/>
          <w:sz w:val="24"/>
          <w:szCs w:val="24"/>
        </w:rPr>
        <w:t xml:space="preserve"> un premier inventaire de la faune benthique</w:t>
      </w:r>
      <w:r w:rsidRPr="00BC518C">
        <w:rPr>
          <w:rFonts w:ascii="Times New Roman" w:eastAsia="Arial Narrow" w:hAnsi="Times New Roman" w:cs="Times New Roman"/>
          <w:sz w:val="24"/>
          <w:szCs w:val="24"/>
        </w:rPr>
        <w:t xml:space="preserve"> (</w:t>
      </w:r>
      <w:r w:rsidRPr="00BC518C">
        <w:rPr>
          <w:rFonts w:ascii="Times New Roman" w:eastAsia="Calibri" w:hAnsi="Times New Roman" w:cs="Times New Roman"/>
          <w:sz w:val="24"/>
          <w:szCs w:val="24"/>
        </w:rPr>
        <w:t>pectinidés, étoiles de mer, poissons, holothuries, crustacés</w:t>
      </w:r>
      <w:r w:rsidRPr="00BC518C">
        <w:rPr>
          <w:rFonts w:ascii="Times New Roman" w:eastAsia="Arial Narrow" w:hAnsi="Times New Roman" w:cs="Times New Roman"/>
          <w:sz w:val="24"/>
          <w:szCs w:val="24"/>
        </w:rPr>
        <w:t>) dans les eaux françaises</w:t>
      </w:r>
      <w:r w:rsidR="00E23166" w:rsidRPr="00BC518C">
        <w:rPr>
          <w:rFonts w:ascii="Times New Roman" w:eastAsia="Arial Narrow" w:hAnsi="Times New Roman" w:cs="Times New Roman"/>
          <w:sz w:val="24"/>
          <w:szCs w:val="24"/>
        </w:rPr>
        <w:t xml:space="preserve">, et </w:t>
      </w:r>
      <w:r w:rsidRPr="00BC518C">
        <w:rPr>
          <w:rFonts w:ascii="Times New Roman" w:eastAsia="Arial Narrow" w:hAnsi="Times New Roman" w:cs="Times New Roman"/>
          <w:b/>
          <w:sz w:val="24"/>
          <w:szCs w:val="24"/>
        </w:rPr>
        <w:t>d’actualiser l</w:t>
      </w:r>
      <w:r w:rsidR="00E23166" w:rsidRPr="00BC518C">
        <w:rPr>
          <w:rFonts w:ascii="Times New Roman" w:eastAsia="Arial Narrow" w:hAnsi="Times New Roman" w:cs="Times New Roman"/>
          <w:b/>
          <w:sz w:val="24"/>
          <w:szCs w:val="24"/>
        </w:rPr>
        <w:t>’état d</w:t>
      </w:r>
      <w:r w:rsidRPr="00BC518C">
        <w:rPr>
          <w:rFonts w:ascii="Times New Roman" w:eastAsia="Arial Narrow" w:hAnsi="Times New Roman" w:cs="Times New Roman"/>
          <w:b/>
          <w:sz w:val="24"/>
          <w:szCs w:val="24"/>
        </w:rPr>
        <w:t>es connaissances du stock de pétoncles</w:t>
      </w:r>
      <w:r w:rsidR="00E23166" w:rsidRPr="00BC518C">
        <w:rPr>
          <w:rFonts w:ascii="Times New Roman" w:eastAsia="Arial Narrow" w:hAnsi="Times New Roman" w:cs="Times New Roman"/>
          <w:sz w:val="24"/>
          <w:szCs w:val="24"/>
        </w:rPr>
        <w:t xml:space="preserve"> dans la zone franco-canadienne dite « Boite à pétoncles »</w:t>
      </w:r>
      <w:r w:rsidRPr="00BC518C">
        <w:rPr>
          <w:rFonts w:ascii="Times New Roman" w:eastAsia="Arial Narrow" w:hAnsi="Times New Roman" w:cs="Times New Roman"/>
          <w:sz w:val="24"/>
          <w:szCs w:val="24"/>
        </w:rPr>
        <w:t>.</w:t>
      </w:r>
    </w:p>
    <w:p w:rsidR="009E1477" w:rsidRPr="00BC518C" w:rsidRDefault="003A3766" w:rsidP="00EF6D11">
      <w:pPr>
        <w:pBdr>
          <w:top w:val="single" w:sz="6" w:space="1" w:color="auto"/>
          <w:left w:val="single" w:sz="6" w:space="1" w:color="auto"/>
          <w:bottom w:val="single" w:sz="6" w:space="1" w:color="auto"/>
          <w:right w:val="single" w:sz="6" w:space="1" w:color="auto"/>
        </w:pBdr>
        <w:jc w:val="both"/>
        <w:rPr>
          <w:rFonts w:ascii="Times New Roman" w:eastAsia="Arial Narrow" w:hAnsi="Times New Roman" w:cs="Times New Roman"/>
          <w:sz w:val="24"/>
          <w:szCs w:val="24"/>
        </w:rPr>
      </w:pPr>
      <w:r w:rsidRPr="00BC518C">
        <w:rPr>
          <w:rFonts w:ascii="Times New Roman" w:eastAsia="Arial Narrow" w:hAnsi="Times New Roman" w:cs="Times New Roman"/>
          <w:sz w:val="24"/>
          <w:szCs w:val="24"/>
        </w:rPr>
        <w:t xml:space="preserve">- Une campagne dédiée à l'hydrodynamique qui vise à </w:t>
      </w:r>
      <w:r w:rsidRPr="00BC518C">
        <w:rPr>
          <w:rFonts w:ascii="Times New Roman" w:eastAsia="Arial Narrow" w:hAnsi="Times New Roman" w:cs="Times New Roman"/>
          <w:b/>
          <w:sz w:val="24"/>
          <w:szCs w:val="24"/>
        </w:rPr>
        <w:t>comprendre les régimes de courants</w:t>
      </w:r>
      <w:r w:rsidRPr="00BC518C">
        <w:rPr>
          <w:rFonts w:ascii="Times New Roman" w:eastAsia="Arial Narrow" w:hAnsi="Times New Roman" w:cs="Times New Roman"/>
          <w:sz w:val="24"/>
          <w:szCs w:val="24"/>
        </w:rPr>
        <w:t xml:space="preserve"> très particulier de l'archipel puis à les modéliser. Ces observations permettront à terme de mieux comprendre </w:t>
      </w:r>
      <w:r w:rsidRPr="00BC518C">
        <w:rPr>
          <w:rFonts w:ascii="Times New Roman" w:eastAsia="Arial Narrow" w:hAnsi="Times New Roman" w:cs="Times New Roman"/>
          <w:sz w:val="24"/>
          <w:szCs w:val="24"/>
        </w:rPr>
        <w:t>l'extr</w:t>
      </w:r>
      <w:r w:rsidR="00E23166" w:rsidRPr="00BC518C">
        <w:rPr>
          <w:rFonts w:ascii="Times New Roman" w:eastAsia="Arial Narrow" w:hAnsi="Times New Roman" w:cs="Times New Roman"/>
          <w:sz w:val="24"/>
          <w:szCs w:val="24"/>
        </w:rPr>
        <w:t>ê</w:t>
      </w:r>
      <w:r w:rsidRPr="00BC518C">
        <w:rPr>
          <w:rFonts w:ascii="Times New Roman" w:eastAsia="Arial Narrow" w:hAnsi="Times New Roman" w:cs="Times New Roman"/>
          <w:sz w:val="24"/>
          <w:szCs w:val="24"/>
        </w:rPr>
        <w:t xml:space="preserve">me </w:t>
      </w:r>
      <w:r w:rsidRPr="00BC518C">
        <w:rPr>
          <w:rFonts w:ascii="Times New Roman" w:eastAsia="Arial Narrow" w:hAnsi="Times New Roman" w:cs="Times New Roman"/>
          <w:sz w:val="24"/>
          <w:szCs w:val="24"/>
        </w:rPr>
        <w:t>variabilité des températures des eaux de fond et potentiellement de la prédire à courte échéance.</w:t>
      </w:r>
    </w:p>
    <w:p w:rsidR="009E1477" w:rsidRPr="00BC518C" w:rsidRDefault="003A3766" w:rsidP="00EF6D11">
      <w:pPr>
        <w:pBdr>
          <w:top w:val="single" w:sz="6" w:space="1" w:color="auto"/>
          <w:left w:val="single" w:sz="6" w:space="1" w:color="auto"/>
          <w:bottom w:val="single" w:sz="6" w:space="1" w:color="auto"/>
          <w:right w:val="single" w:sz="6" w:space="1" w:color="auto"/>
        </w:pBdr>
        <w:jc w:val="both"/>
        <w:rPr>
          <w:rFonts w:ascii="Times New Roman" w:eastAsia="Arial Narrow" w:hAnsi="Times New Roman" w:cs="Times New Roman"/>
          <w:sz w:val="24"/>
          <w:szCs w:val="24"/>
        </w:rPr>
      </w:pPr>
      <w:r w:rsidRPr="00BC518C">
        <w:rPr>
          <w:rFonts w:ascii="Times New Roman" w:eastAsia="Arial Narrow" w:hAnsi="Times New Roman" w:cs="Times New Roman"/>
          <w:sz w:val="24"/>
          <w:szCs w:val="24"/>
        </w:rPr>
        <w:t>- Une campagne dédiée à l'étude des bivalves. SPM est riche de différentes espèces qui, toutes, enregistrent par la composition de leur coquille les variations des condition</w:t>
      </w:r>
      <w:r w:rsidR="00E23166" w:rsidRPr="00BC518C">
        <w:rPr>
          <w:rFonts w:ascii="Times New Roman" w:eastAsia="Arial Narrow" w:hAnsi="Times New Roman" w:cs="Times New Roman"/>
          <w:sz w:val="24"/>
          <w:szCs w:val="24"/>
        </w:rPr>
        <w:t>s</w:t>
      </w:r>
      <w:r w:rsidRPr="00BC518C">
        <w:rPr>
          <w:rFonts w:ascii="Times New Roman" w:eastAsia="Arial Narrow" w:hAnsi="Times New Roman" w:cs="Times New Roman"/>
          <w:sz w:val="24"/>
          <w:szCs w:val="24"/>
        </w:rPr>
        <w:t xml:space="preserve"> environnementales. Ce travail permettra à la fois de mieux comprendre les réactions des bivalves aux brusques variations de température et permettra également de </w:t>
      </w:r>
      <w:r w:rsidRPr="00BC518C">
        <w:rPr>
          <w:rFonts w:ascii="Times New Roman" w:eastAsia="Arial Narrow" w:hAnsi="Times New Roman" w:cs="Times New Roman"/>
          <w:b/>
          <w:sz w:val="24"/>
          <w:szCs w:val="24"/>
        </w:rPr>
        <w:t>reconstituer des séries temporelles passées de l'évolution des variables environnementales</w:t>
      </w:r>
      <w:r w:rsidRPr="00BC518C">
        <w:rPr>
          <w:rFonts w:ascii="Times New Roman" w:eastAsia="Arial Narrow" w:hAnsi="Times New Roman" w:cs="Times New Roman"/>
          <w:sz w:val="24"/>
          <w:szCs w:val="24"/>
        </w:rPr>
        <w:t xml:space="preserve"> sur des durée</w:t>
      </w:r>
      <w:r w:rsidR="00E23166" w:rsidRPr="00BC518C">
        <w:rPr>
          <w:rFonts w:ascii="Times New Roman" w:eastAsia="Arial Narrow" w:hAnsi="Times New Roman" w:cs="Times New Roman"/>
          <w:sz w:val="24"/>
          <w:szCs w:val="24"/>
        </w:rPr>
        <w:t>s</w:t>
      </w:r>
      <w:r w:rsidRPr="00BC518C">
        <w:rPr>
          <w:rFonts w:ascii="Times New Roman" w:eastAsia="Arial Narrow" w:hAnsi="Times New Roman" w:cs="Times New Roman"/>
          <w:sz w:val="24"/>
          <w:szCs w:val="24"/>
        </w:rPr>
        <w:t xml:space="preserve"> de l'année à plusieurs décennies.</w:t>
      </w:r>
    </w:p>
    <w:p w:rsidR="009E1477" w:rsidRPr="00BC518C" w:rsidRDefault="003A3766" w:rsidP="00EF6D11">
      <w:pPr>
        <w:pBdr>
          <w:top w:val="single" w:sz="6" w:space="1" w:color="auto"/>
          <w:left w:val="single" w:sz="6" w:space="1" w:color="auto"/>
          <w:bottom w:val="single" w:sz="6" w:space="1" w:color="auto"/>
          <w:right w:val="single" w:sz="6" w:space="1" w:color="auto"/>
        </w:pBdr>
        <w:jc w:val="both"/>
        <w:rPr>
          <w:rFonts w:ascii="Times New Roman" w:eastAsia="Arial Narrow" w:hAnsi="Times New Roman" w:cs="Times New Roman"/>
          <w:sz w:val="24"/>
          <w:szCs w:val="24"/>
        </w:rPr>
      </w:pPr>
      <w:r w:rsidRPr="00BC518C">
        <w:rPr>
          <w:rFonts w:ascii="Times New Roman" w:eastAsia="Arial Narrow" w:hAnsi="Times New Roman" w:cs="Times New Roman"/>
          <w:sz w:val="24"/>
          <w:szCs w:val="24"/>
        </w:rPr>
        <w:t xml:space="preserve">- Une étude du phytoplancton, centrée sur les espèces productrices de phycotoxines qui sont très mal connues dans cette région. Les quelques échantillons déjà prélevés ont révélé une très grande richesse de la composition floristique dans cette région où de </w:t>
      </w:r>
      <w:r w:rsidRPr="00BC518C">
        <w:rPr>
          <w:rFonts w:ascii="Times New Roman" w:eastAsia="Arial Narrow" w:hAnsi="Times New Roman" w:cs="Times New Roman"/>
          <w:b/>
          <w:sz w:val="24"/>
          <w:szCs w:val="24"/>
        </w:rPr>
        <w:t xml:space="preserve">nombreuses espèces de plancton sont encore inconnues </w:t>
      </w:r>
      <w:r w:rsidRPr="00BC518C">
        <w:rPr>
          <w:rFonts w:ascii="Times New Roman" w:eastAsia="Arial Narrow" w:hAnsi="Times New Roman" w:cs="Times New Roman"/>
          <w:sz w:val="24"/>
          <w:szCs w:val="24"/>
        </w:rPr>
        <w:t>et pourraient être décrites.</w:t>
      </w:r>
    </w:p>
    <w:p w:rsidR="00A412B0" w:rsidRPr="00BC518C" w:rsidRDefault="00A412B0">
      <w:pPr>
        <w:jc w:val="both"/>
        <w:rPr>
          <w:rFonts w:ascii="Times New Roman" w:eastAsia="Calibri" w:hAnsi="Times New Roman" w:cs="Times New Roman"/>
        </w:rPr>
      </w:pPr>
    </w:p>
    <w:p w:rsidR="00EF6D11" w:rsidRPr="00BC518C" w:rsidRDefault="00EF6D11">
      <w:pPr>
        <w:rPr>
          <w:rFonts w:ascii="Times New Roman" w:eastAsia="Calibri" w:hAnsi="Times New Roman" w:cs="Times New Roman"/>
          <w:b/>
          <w:sz w:val="28"/>
        </w:rPr>
      </w:pPr>
    </w:p>
    <w:p w:rsidR="00EF6D11" w:rsidRPr="00BC518C" w:rsidRDefault="00EF6D11">
      <w:pPr>
        <w:rPr>
          <w:rFonts w:ascii="Times New Roman" w:eastAsia="Calibri" w:hAnsi="Times New Roman" w:cs="Times New Roman"/>
          <w:b/>
          <w:i/>
          <w:sz w:val="28"/>
        </w:rPr>
      </w:pPr>
      <w:r w:rsidRPr="00BC518C">
        <w:rPr>
          <w:rFonts w:ascii="Times New Roman" w:eastAsia="Calibri" w:hAnsi="Times New Roman" w:cs="Times New Roman"/>
          <w:b/>
          <w:i/>
          <w:sz w:val="28"/>
        </w:rPr>
        <w:t>Equipe scientifiques impliquées</w:t>
      </w:r>
      <w:r w:rsidR="001E55F5" w:rsidRPr="00BC518C">
        <w:rPr>
          <w:rFonts w:ascii="Times New Roman" w:eastAsia="Calibri" w:hAnsi="Times New Roman" w:cs="Times New Roman"/>
          <w:b/>
          <w:i/>
          <w:sz w:val="28"/>
        </w:rPr>
        <w:t xml:space="preserve"> (détails en annexe)</w:t>
      </w:r>
      <w:r w:rsidRPr="00BC518C">
        <w:rPr>
          <w:rFonts w:ascii="Times New Roman" w:eastAsia="Calibri" w:hAnsi="Times New Roman" w:cs="Times New Roman"/>
          <w:b/>
          <w:i/>
          <w:sz w:val="28"/>
        </w:rPr>
        <w:t xml:space="preserve"> :</w:t>
      </w:r>
    </w:p>
    <w:p w:rsidR="00D578CF" w:rsidRPr="00BC518C" w:rsidRDefault="001E55F5">
      <w:pPr>
        <w:rPr>
          <w:rFonts w:ascii="Times New Roman" w:hAnsi="Times New Roman" w:cs="Times New Roman"/>
          <w:sz w:val="24"/>
          <w:szCs w:val="24"/>
        </w:rPr>
      </w:pPr>
      <w:r w:rsidRPr="00BC518C">
        <w:rPr>
          <w:rFonts w:ascii="Times New Roman" w:eastAsia="Calibri" w:hAnsi="Times New Roman" w:cs="Times New Roman"/>
          <w:b/>
          <w:sz w:val="24"/>
          <w:szCs w:val="24"/>
        </w:rPr>
        <w:t>Géosciences marines</w:t>
      </w:r>
      <w:r w:rsidR="00D578CF" w:rsidRPr="00BC518C">
        <w:rPr>
          <w:rFonts w:ascii="Times New Roman" w:eastAsia="Calibri" w:hAnsi="Times New Roman" w:cs="Times New Roman"/>
          <w:b/>
          <w:sz w:val="24"/>
          <w:szCs w:val="24"/>
        </w:rPr>
        <w:t xml:space="preserve">: </w:t>
      </w:r>
      <w:r w:rsidR="00D578CF" w:rsidRPr="00BC518C">
        <w:rPr>
          <w:rFonts w:ascii="Times New Roman" w:eastAsia="Calibri" w:hAnsi="Times New Roman" w:cs="Times New Roman"/>
          <w:sz w:val="24"/>
          <w:szCs w:val="24"/>
        </w:rPr>
        <w:t>Ifremer</w:t>
      </w:r>
      <w:r w:rsidRPr="00BC518C">
        <w:rPr>
          <w:rFonts w:ascii="Times New Roman" w:hAnsi="Times New Roman" w:cs="Times New Roman"/>
          <w:sz w:val="24"/>
          <w:szCs w:val="24"/>
        </w:rPr>
        <w:t xml:space="preserve"> (REM-GM-LGS), SHOM, Université de Perpignan</w:t>
      </w:r>
    </w:p>
    <w:p w:rsidR="001E55F5" w:rsidRPr="00BC518C" w:rsidRDefault="001E55F5">
      <w:pPr>
        <w:rPr>
          <w:rFonts w:ascii="Times New Roman" w:hAnsi="Times New Roman" w:cs="Times New Roman"/>
          <w:sz w:val="24"/>
          <w:szCs w:val="24"/>
        </w:rPr>
      </w:pPr>
      <w:r w:rsidRPr="00BC518C">
        <w:rPr>
          <w:rFonts w:ascii="Times New Roman" w:hAnsi="Times New Roman" w:cs="Times New Roman"/>
          <w:b/>
          <w:sz w:val="24"/>
          <w:szCs w:val="24"/>
        </w:rPr>
        <w:t>Océanographie physique:</w:t>
      </w:r>
      <w:r w:rsidRPr="00BC518C">
        <w:rPr>
          <w:rFonts w:ascii="Times New Roman" w:hAnsi="Times New Roman" w:cs="Times New Roman"/>
          <w:sz w:val="24"/>
          <w:szCs w:val="24"/>
        </w:rPr>
        <w:t>Ifremer/LOPS, Uquar (Quebec), DFO St John's (Canada)</w:t>
      </w:r>
    </w:p>
    <w:p w:rsidR="00EF6D11" w:rsidRPr="00BC518C" w:rsidRDefault="001E55F5">
      <w:pPr>
        <w:rPr>
          <w:rFonts w:ascii="Times New Roman" w:hAnsi="Times New Roman" w:cs="Times New Roman"/>
          <w:sz w:val="24"/>
          <w:szCs w:val="24"/>
        </w:rPr>
      </w:pPr>
      <w:r w:rsidRPr="00BC518C">
        <w:rPr>
          <w:rFonts w:ascii="Times New Roman" w:hAnsi="Times New Roman" w:cs="Times New Roman"/>
          <w:b/>
          <w:sz w:val="24"/>
          <w:szCs w:val="24"/>
        </w:rPr>
        <w:lastRenderedPageBreak/>
        <w:t>Bivalves:</w:t>
      </w:r>
      <w:r w:rsidRPr="00BC518C">
        <w:rPr>
          <w:rFonts w:ascii="Times New Roman" w:hAnsi="Times New Roman" w:cs="Times New Roman"/>
          <w:sz w:val="24"/>
          <w:szCs w:val="24"/>
        </w:rPr>
        <w:t>Lemar (IUEM, Brest), Uquar (Quebec)</w:t>
      </w:r>
    </w:p>
    <w:p w:rsidR="001E55F5" w:rsidRPr="00BC518C" w:rsidRDefault="001E55F5">
      <w:pPr>
        <w:rPr>
          <w:rFonts w:ascii="Times New Roman" w:hAnsi="Times New Roman" w:cs="Times New Roman"/>
          <w:sz w:val="24"/>
          <w:szCs w:val="24"/>
        </w:rPr>
      </w:pPr>
      <w:r w:rsidRPr="00BC518C">
        <w:rPr>
          <w:rFonts w:ascii="Times New Roman" w:hAnsi="Times New Roman" w:cs="Times New Roman"/>
          <w:b/>
          <w:sz w:val="24"/>
          <w:szCs w:val="24"/>
        </w:rPr>
        <w:t xml:space="preserve">Halieutique: </w:t>
      </w:r>
      <w:r w:rsidRPr="00BC518C">
        <w:rPr>
          <w:rFonts w:ascii="Times New Roman" w:hAnsi="Times New Roman" w:cs="Times New Roman"/>
          <w:sz w:val="24"/>
          <w:szCs w:val="24"/>
        </w:rPr>
        <w:t>Ifremer (Port en Bessin</w:t>
      </w:r>
      <w:r w:rsidR="00E23166" w:rsidRPr="00BC518C">
        <w:rPr>
          <w:rFonts w:ascii="Times New Roman" w:hAnsi="Times New Roman" w:cs="Times New Roman"/>
          <w:sz w:val="24"/>
          <w:szCs w:val="24"/>
        </w:rPr>
        <w:t>, Boulogne, Sète</w:t>
      </w:r>
      <w:r w:rsidRPr="00BC518C">
        <w:rPr>
          <w:rFonts w:ascii="Times New Roman" w:hAnsi="Times New Roman" w:cs="Times New Roman"/>
          <w:sz w:val="24"/>
          <w:szCs w:val="24"/>
        </w:rPr>
        <w:t>)</w:t>
      </w:r>
      <w:r w:rsidR="00E23166" w:rsidRPr="00BC518C">
        <w:rPr>
          <w:rFonts w:ascii="Times New Roman" w:hAnsi="Times New Roman" w:cs="Times New Roman"/>
          <w:sz w:val="24"/>
          <w:szCs w:val="24"/>
        </w:rPr>
        <w:t>, DFO St John's (Canada)</w:t>
      </w:r>
    </w:p>
    <w:p w:rsidR="001E55F5" w:rsidRPr="00BC518C" w:rsidRDefault="001E55F5">
      <w:pPr>
        <w:rPr>
          <w:rFonts w:ascii="Times New Roman" w:hAnsi="Times New Roman" w:cs="Times New Roman"/>
          <w:sz w:val="24"/>
          <w:szCs w:val="24"/>
        </w:rPr>
      </w:pPr>
      <w:r w:rsidRPr="00BC518C">
        <w:rPr>
          <w:rFonts w:ascii="Times New Roman" w:hAnsi="Times New Roman" w:cs="Times New Roman"/>
          <w:b/>
          <w:sz w:val="24"/>
          <w:szCs w:val="24"/>
        </w:rPr>
        <w:t>Phytoplancton:</w:t>
      </w:r>
      <w:r w:rsidRPr="00BC518C">
        <w:rPr>
          <w:rFonts w:ascii="Times New Roman" w:hAnsi="Times New Roman" w:cs="Times New Roman"/>
          <w:sz w:val="24"/>
          <w:szCs w:val="24"/>
        </w:rPr>
        <w:t xml:space="preserve"> IFREMER/MNHN (Concarneau)</w:t>
      </w:r>
    </w:p>
    <w:p w:rsidR="004F1934" w:rsidRPr="00BC518C" w:rsidRDefault="004F1934">
      <w:pPr>
        <w:rPr>
          <w:rFonts w:ascii="Times New Roman" w:hAnsi="Times New Roman" w:cs="Times New Roman"/>
          <w:sz w:val="24"/>
          <w:szCs w:val="24"/>
        </w:rPr>
      </w:pPr>
    </w:p>
    <w:p w:rsidR="004F1934" w:rsidRPr="00BC518C" w:rsidRDefault="004F1934">
      <w:pPr>
        <w:rPr>
          <w:rFonts w:ascii="Times New Roman" w:hAnsi="Times New Roman" w:cs="Times New Roman"/>
          <w:b/>
          <w:i/>
          <w:sz w:val="28"/>
          <w:szCs w:val="28"/>
        </w:rPr>
      </w:pPr>
      <w:r w:rsidRPr="00BC518C">
        <w:rPr>
          <w:rFonts w:ascii="Times New Roman" w:hAnsi="Times New Roman" w:cs="Times New Roman"/>
          <w:b/>
          <w:i/>
          <w:sz w:val="28"/>
          <w:szCs w:val="28"/>
        </w:rPr>
        <w:t>Calendrier prévisionnel</w:t>
      </w:r>
    </w:p>
    <w:p w:rsidR="00467BD6" w:rsidRDefault="00467BD6" w:rsidP="00467BD6">
      <w:pPr>
        <w:spacing w:line="240" w:lineRule="auto"/>
        <w:jc w:val="both"/>
        <w:rPr>
          <w:rFonts w:ascii="Times New Roman" w:hAnsi="Times New Roman" w:cs="Times New Roman"/>
          <w:sz w:val="24"/>
          <w:szCs w:val="24"/>
        </w:rPr>
      </w:pPr>
      <w:r w:rsidRPr="00467BD6">
        <w:rPr>
          <w:rFonts w:ascii="Times New Roman" w:hAnsi="Times New Roman" w:cs="Times New Roman"/>
          <w:sz w:val="24"/>
          <w:szCs w:val="24"/>
        </w:rPr>
        <w:t>Il semble plus simple et p</w:t>
      </w:r>
      <w:r>
        <w:rPr>
          <w:rFonts w:ascii="Times New Roman" w:hAnsi="Times New Roman" w:cs="Times New Roman"/>
          <w:sz w:val="24"/>
          <w:szCs w:val="24"/>
        </w:rPr>
        <w:t>lus explicite de supposer que les</w:t>
      </w:r>
      <w:r w:rsidRPr="00467BD6">
        <w:rPr>
          <w:rFonts w:ascii="Times New Roman" w:hAnsi="Times New Roman" w:cs="Times New Roman"/>
          <w:sz w:val="24"/>
          <w:szCs w:val="24"/>
        </w:rPr>
        <w:t xml:space="preserve"> campagne</w:t>
      </w:r>
      <w:r>
        <w:rPr>
          <w:rFonts w:ascii="Times New Roman" w:hAnsi="Times New Roman" w:cs="Times New Roman"/>
          <w:sz w:val="24"/>
          <w:szCs w:val="24"/>
        </w:rPr>
        <w:t>s</w:t>
      </w:r>
      <w:r w:rsidRPr="00467BD6">
        <w:rPr>
          <w:rFonts w:ascii="Times New Roman" w:hAnsi="Times New Roman" w:cs="Times New Roman"/>
          <w:sz w:val="24"/>
          <w:szCs w:val="24"/>
        </w:rPr>
        <w:t xml:space="preserve"> débute</w:t>
      </w:r>
      <w:r>
        <w:rPr>
          <w:rFonts w:ascii="Times New Roman" w:hAnsi="Times New Roman" w:cs="Times New Roman"/>
          <w:sz w:val="24"/>
          <w:szCs w:val="24"/>
        </w:rPr>
        <w:t>ront le 1/7/201</w:t>
      </w:r>
      <w:r w:rsidRPr="00467BD6">
        <w:rPr>
          <w:rFonts w:ascii="Times New Roman" w:hAnsi="Times New Roman" w:cs="Times New Roman"/>
          <w:sz w:val="24"/>
          <w:szCs w:val="24"/>
        </w:rPr>
        <w:t>7 et de fonctionner avec des dates plutôt qu'avec un nombre de jours à implémenter à partir du premier jour sachant que certaines opérations ne seront optimales qu'à certaines dates (</w:t>
      </w:r>
      <w:r>
        <w:rPr>
          <w:rFonts w:ascii="Times New Roman" w:hAnsi="Times New Roman" w:cs="Times New Roman"/>
          <w:sz w:val="24"/>
          <w:szCs w:val="24"/>
        </w:rPr>
        <w:t>SPM_Phys et SPM_biv pour d</w:t>
      </w:r>
      <w:r w:rsidRPr="00467BD6">
        <w:rPr>
          <w:rFonts w:ascii="Times New Roman" w:hAnsi="Times New Roman" w:cs="Times New Roman"/>
          <w:sz w:val="24"/>
          <w:szCs w:val="24"/>
        </w:rPr>
        <w:t>es observations dur</w:t>
      </w:r>
      <w:r>
        <w:rPr>
          <w:rFonts w:ascii="Times New Roman" w:hAnsi="Times New Roman" w:cs="Times New Roman"/>
          <w:sz w:val="24"/>
          <w:szCs w:val="24"/>
        </w:rPr>
        <w:t>ant les oscillations maximales des températures de fond observées entre mi-aout et mi-</w:t>
      </w:r>
      <w:r w:rsidRPr="00467BD6">
        <w:rPr>
          <w:rFonts w:ascii="Times New Roman" w:hAnsi="Times New Roman" w:cs="Times New Roman"/>
          <w:sz w:val="24"/>
          <w:szCs w:val="24"/>
        </w:rPr>
        <w:t>septembre)</w:t>
      </w:r>
      <w:r>
        <w:rPr>
          <w:rFonts w:ascii="Times New Roman" w:hAnsi="Times New Roman" w:cs="Times New Roman"/>
          <w:sz w:val="24"/>
          <w:szCs w:val="24"/>
        </w:rPr>
        <w:t xml:space="preserve">. </w:t>
      </w:r>
    </w:p>
    <w:tbl>
      <w:tblPr>
        <w:tblStyle w:val="Grilledutableau"/>
        <w:tblW w:w="10068" w:type="dxa"/>
        <w:tblLook w:val="04A0"/>
      </w:tblPr>
      <w:tblGrid>
        <w:gridCol w:w="1164"/>
        <w:gridCol w:w="1016"/>
        <w:gridCol w:w="2472"/>
        <w:gridCol w:w="3376"/>
        <w:gridCol w:w="2040"/>
      </w:tblGrid>
      <w:tr w:rsidR="00467BD6" w:rsidTr="00467BD6">
        <w:trPr>
          <w:trHeight w:val="697"/>
        </w:trPr>
        <w:tc>
          <w:tcPr>
            <w:tcW w:w="1164" w:type="dxa"/>
          </w:tcPr>
          <w:p w:rsidR="00467BD6" w:rsidRPr="00A84B88" w:rsidRDefault="00467BD6" w:rsidP="002D5755">
            <w:r w:rsidRPr="00A84B88">
              <w:t>Dates</w:t>
            </w:r>
          </w:p>
        </w:tc>
        <w:tc>
          <w:tcPr>
            <w:tcW w:w="1016" w:type="dxa"/>
          </w:tcPr>
          <w:p w:rsidR="00467BD6" w:rsidRPr="00A84B88" w:rsidRDefault="00467BD6" w:rsidP="002D5755">
            <w:r w:rsidRPr="00A84B88">
              <w:t>Nombre de jours</w:t>
            </w:r>
          </w:p>
        </w:tc>
        <w:tc>
          <w:tcPr>
            <w:tcW w:w="2472" w:type="dxa"/>
          </w:tcPr>
          <w:p w:rsidR="00467BD6" w:rsidRPr="00A84B88" w:rsidRDefault="00467BD6" w:rsidP="002D5755">
            <w:r w:rsidRPr="00A84B88">
              <w:t>Campagne</w:t>
            </w:r>
            <w:r>
              <w:t>s</w:t>
            </w:r>
          </w:p>
        </w:tc>
        <w:tc>
          <w:tcPr>
            <w:tcW w:w="3376" w:type="dxa"/>
          </w:tcPr>
          <w:p w:rsidR="00467BD6" w:rsidRPr="00A84B88" w:rsidRDefault="00467BD6" w:rsidP="002D5755">
            <w:r w:rsidRPr="00A84B88">
              <w:t>Opérations</w:t>
            </w:r>
          </w:p>
        </w:tc>
        <w:tc>
          <w:tcPr>
            <w:tcW w:w="2040" w:type="dxa"/>
          </w:tcPr>
          <w:p w:rsidR="00467BD6" w:rsidRPr="00A84B88" w:rsidRDefault="00467BD6" w:rsidP="002D5755">
            <w:r w:rsidRPr="00A84B88">
              <w:t>Embarquants</w:t>
            </w:r>
          </w:p>
        </w:tc>
      </w:tr>
      <w:tr w:rsidR="00467BD6" w:rsidRPr="00A84B88" w:rsidTr="00467BD6">
        <w:tc>
          <w:tcPr>
            <w:tcW w:w="1164" w:type="dxa"/>
          </w:tcPr>
          <w:p w:rsidR="00467BD6" w:rsidRPr="00467BD6" w:rsidRDefault="00467BD6" w:rsidP="002D5755">
            <w:pPr>
              <w:rPr>
                <w:rFonts w:ascii="Times New Roman" w:hAnsi="Times New Roman" w:cs="Times New Roman"/>
              </w:rPr>
            </w:pPr>
            <w:r w:rsidRPr="00467BD6">
              <w:rPr>
                <w:rFonts w:ascii="Times New Roman" w:hAnsi="Times New Roman" w:cs="Times New Roman"/>
              </w:rPr>
              <w:t>1/7-3/7</w:t>
            </w:r>
          </w:p>
        </w:tc>
        <w:tc>
          <w:tcPr>
            <w:tcW w:w="1016" w:type="dxa"/>
          </w:tcPr>
          <w:p w:rsidR="00467BD6" w:rsidRPr="00467BD6" w:rsidRDefault="00467BD6" w:rsidP="002D5755">
            <w:pPr>
              <w:rPr>
                <w:rFonts w:ascii="Times New Roman" w:hAnsi="Times New Roman" w:cs="Times New Roman"/>
              </w:rPr>
            </w:pPr>
            <w:r w:rsidRPr="00467BD6">
              <w:rPr>
                <w:rFonts w:ascii="Times New Roman" w:hAnsi="Times New Roman" w:cs="Times New Roman"/>
              </w:rPr>
              <w:t>2</w:t>
            </w:r>
          </w:p>
        </w:tc>
        <w:tc>
          <w:tcPr>
            <w:tcW w:w="2472" w:type="dxa"/>
          </w:tcPr>
          <w:p w:rsidR="00467BD6" w:rsidRPr="00467BD6" w:rsidRDefault="00467BD6" w:rsidP="002D5755">
            <w:pPr>
              <w:rPr>
                <w:rFonts w:ascii="Times New Roman" w:hAnsi="Times New Roman" w:cs="Times New Roman"/>
              </w:rPr>
            </w:pPr>
            <w:r w:rsidRPr="00467BD6">
              <w:rPr>
                <w:rFonts w:ascii="Times New Roman" w:hAnsi="Times New Roman" w:cs="Times New Roman"/>
              </w:rPr>
              <w:t>SPM</w:t>
            </w:r>
            <w:r w:rsidRPr="00467BD6">
              <w:rPr>
                <w:rFonts w:ascii="Times New Roman" w:hAnsi="Times New Roman" w:cs="Times New Roman"/>
              </w:rPr>
              <w:t>2017</w:t>
            </w:r>
            <w:r w:rsidRPr="00467BD6">
              <w:rPr>
                <w:rFonts w:ascii="Times New Roman" w:hAnsi="Times New Roman" w:cs="Times New Roman"/>
              </w:rPr>
              <w:t>_Phys</w:t>
            </w:r>
            <w:r w:rsidRPr="00467BD6">
              <w:rPr>
                <w:rFonts w:ascii="Times New Roman" w:hAnsi="Times New Roman" w:cs="Times New Roman"/>
              </w:rPr>
              <w:t xml:space="preserve"> </w:t>
            </w:r>
            <w:r w:rsidRPr="00467BD6">
              <w:rPr>
                <w:rFonts w:ascii="Times New Roman" w:hAnsi="Times New Roman" w:cs="Times New Roman"/>
              </w:rPr>
              <w:t xml:space="preserve"> </w:t>
            </w:r>
          </w:p>
          <w:p w:rsidR="00467BD6" w:rsidRPr="00467BD6" w:rsidRDefault="00467BD6" w:rsidP="00467BD6">
            <w:pPr>
              <w:rPr>
                <w:rFonts w:ascii="Times New Roman" w:hAnsi="Times New Roman" w:cs="Times New Roman"/>
              </w:rPr>
            </w:pPr>
            <w:r w:rsidRPr="00467BD6">
              <w:rPr>
                <w:rFonts w:ascii="Times New Roman" w:hAnsi="Times New Roman" w:cs="Times New Roman"/>
              </w:rPr>
              <w:t>SPM</w:t>
            </w:r>
            <w:r w:rsidRPr="00467BD6">
              <w:rPr>
                <w:rFonts w:ascii="Times New Roman" w:hAnsi="Times New Roman" w:cs="Times New Roman"/>
              </w:rPr>
              <w:t>2017_</w:t>
            </w:r>
            <w:r w:rsidRPr="00467BD6">
              <w:rPr>
                <w:rFonts w:ascii="Times New Roman" w:hAnsi="Times New Roman" w:cs="Times New Roman"/>
              </w:rPr>
              <w:t xml:space="preserve">Phyt </w:t>
            </w:r>
          </w:p>
        </w:tc>
        <w:tc>
          <w:tcPr>
            <w:tcW w:w="3376" w:type="dxa"/>
          </w:tcPr>
          <w:p w:rsidR="00467BD6" w:rsidRPr="00467BD6" w:rsidRDefault="00467BD6" w:rsidP="002D5755">
            <w:pPr>
              <w:rPr>
                <w:rFonts w:ascii="Times New Roman" w:hAnsi="Times New Roman" w:cs="Times New Roman"/>
              </w:rPr>
            </w:pPr>
            <w:r w:rsidRPr="00467BD6">
              <w:rPr>
                <w:rFonts w:ascii="Times New Roman" w:hAnsi="Times New Roman" w:cs="Times New Roman"/>
              </w:rPr>
              <w:t xml:space="preserve">Déploiement de mouillages </w:t>
            </w:r>
            <w:r>
              <w:rPr>
                <w:rFonts w:ascii="Times New Roman" w:hAnsi="Times New Roman" w:cs="Times New Roman"/>
              </w:rPr>
              <w:t>physiques (</w:t>
            </w:r>
            <w:r w:rsidRPr="00467BD6">
              <w:rPr>
                <w:rFonts w:ascii="Times New Roman" w:hAnsi="Times New Roman" w:cs="Times New Roman"/>
              </w:rPr>
              <w:t>pour la durée de la mission</w:t>
            </w:r>
            <w:r>
              <w:rPr>
                <w:rFonts w:ascii="Times New Roman" w:hAnsi="Times New Roman" w:cs="Times New Roman"/>
              </w:rPr>
              <w:t>), des mouillages SPATT(pour 1 mois)</w:t>
            </w:r>
          </w:p>
        </w:tc>
        <w:tc>
          <w:tcPr>
            <w:tcW w:w="2040" w:type="dxa"/>
          </w:tcPr>
          <w:p w:rsidR="00467BD6" w:rsidRPr="00467BD6" w:rsidRDefault="00467BD6" w:rsidP="002D5755">
            <w:pPr>
              <w:rPr>
                <w:rFonts w:ascii="Times New Roman" w:hAnsi="Times New Roman" w:cs="Times New Roman"/>
              </w:rPr>
            </w:pPr>
            <w:r>
              <w:rPr>
                <w:rFonts w:ascii="Times New Roman" w:hAnsi="Times New Roman" w:cs="Times New Roman"/>
              </w:rPr>
              <w:t>Phys : 2</w:t>
            </w:r>
          </w:p>
          <w:p w:rsidR="00467BD6" w:rsidRPr="00467BD6" w:rsidRDefault="00467BD6" w:rsidP="002D5755">
            <w:pPr>
              <w:rPr>
                <w:rFonts w:ascii="Times New Roman" w:hAnsi="Times New Roman" w:cs="Times New Roman"/>
              </w:rPr>
            </w:pPr>
            <w:r>
              <w:rPr>
                <w:rFonts w:ascii="Times New Roman" w:hAnsi="Times New Roman" w:cs="Times New Roman"/>
              </w:rPr>
              <w:t>Phyt</w:t>
            </w:r>
            <w:r w:rsidRPr="00467BD6">
              <w:rPr>
                <w:rFonts w:ascii="Times New Roman" w:hAnsi="Times New Roman" w:cs="Times New Roman"/>
              </w:rPr>
              <w:t xml:space="preserve"> </w:t>
            </w:r>
            <w:r>
              <w:rPr>
                <w:rFonts w:ascii="Times New Roman" w:hAnsi="Times New Roman" w:cs="Times New Roman"/>
              </w:rPr>
              <w:t>: 1</w:t>
            </w:r>
          </w:p>
        </w:tc>
      </w:tr>
      <w:tr w:rsidR="00467BD6" w:rsidRPr="00A84B88" w:rsidTr="00467BD6">
        <w:tc>
          <w:tcPr>
            <w:tcW w:w="1164" w:type="dxa"/>
          </w:tcPr>
          <w:p w:rsidR="00467BD6" w:rsidRPr="00467BD6" w:rsidRDefault="00467BD6" w:rsidP="002D5755">
            <w:pPr>
              <w:rPr>
                <w:rFonts w:ascii="Times New Roman" w:hAnsi="Times New Roman" w:cs="Times New Roman"/>
              </w:rPr>
            </w:pPr>
            <w:r w:rsidRPr="00467BD6">
              <w:rPr>
                <w:rFonts w:ascii="Times New Roman" w:hAnsi="Times New Roman" w:cs="Times New Roman"/>
              </w:rPr>
              <w:t>4/7-19/7</w:t>
            </w:r>
          </w:p>
        </w:tc>
        <w:tc>
          <w:tcPr>
            <w:tcW w:w="1016" w:type="dxa"/>
          </w:tcPr>
          <w:p w:rsidR="00467BD6" w:rsidRPr="00467BD6" w:rsidRDefault="00467BD6" w:rsidP="002D5755">
            <w:pPr>
              <w:rPr>
                <w:rFonts w:ascii="Times New Roman" w:hAnsi="Times New Roman" w:cs="Times New Roman"/>
              </w:rPr>
            </w:pPr>
            <w:r w:rsidRPr="00467BD6">
              <w:rPr>
                <w:rFonts w:ascii="Times New Roman" w:hAnsi="Times New Roman" w:cs="Times New Roman"/>
              </w:rPr>
              <w:t>15</w:t>
            </w:r>
          </w:p>
        </w:tc>
        <w:tc>
          <w:tcPr>
            <w:tcW w:w="2472" w:type="dxa"/>
          </w:tcPr>
          <w:p w:rsidR="00467BD6" w:rsidRPr="00467BD6" w:rsidRDefault="00467BD6" w:rsidP="002D5755">
            <w:pPr>
              <w:rPr>
                <w:rFonts w:ascii="Times New Roman" w:hAnsi="Times New Roman" w:cs="Times New Roman"/>
              </w:rPr>
            </w:pPr>
            <w:r w:rsidRPr="00467BD6">
              <w:rPr>
                <w:rFonts w:ascii="Times New Roman" w:hAnsi="Times New Roman" w:cs="Times New Roman"/>
              </w:rPr>
              <w:t>SPM</w:t>
            </w:r>
            <w:r>
              <w:rPr>
                <w:rFonts w:ascii="Times New Roman" w:hAnsi="Times New Roman" w:cs="Times New Roman"/>
              </w:rPr>
              <w:t>2017</w:t>
            </w:r>
            <w:r w:rsidRPr="00467BD6">
              <w:rPr>
                <w:rFonts w:ascii="Times New Roman" w:hAnsi="Times New Roman" w:cs="Times New Roman"/>
              </w:rPr>
              <w:t>_GM Leg1</w:t>
            </w:r>
          </w:p>
        </w:tc>
        <w:tc>
          <w:tcPr>
            <w:tcW w:w="3376" w:type="dxa"/>
          </w:tcPr>
          <w:p w:rsidR="00467BD6" w:rsidRPr="00467BD6" w:rsidRDefault="00467BD6" w:rsidP="002D5755">
            <w:pPr>
              <w:rPr>
                <w:rFonts w:ascii="Times New Roman" w:hAnsi="Times New Roman" w:cs="Times New Roman"/>
              </w:rPr>
            </w:pPr>
            <w:r>
              <w:rPr>
                <w:rFonts w:ascii="Times New Roman" w:hAnsi="Times New Roman" w:cs="Times New Roman"/>
              </w:rPr>
              <w:t>Géoscience marine</w:t>
            </w:r>
          </w:p>
        </w:tc>
        <w:tc>
          <w:tcPr>
            <w:tcW w:w="2040" w:type="dxa"/>
          </w:tcPr>
          <w:p w:rsidR="00467BD6" w:rsidRPr="00467BD6" w:rsidRDefault="00E051D8" w:rsidP="00E051D8">
            <w:pPr>
              <w:rPr>
                <w:rFonts w:ascii="Times New Roman" w:hAnsi="Times New Roman" w:cs="Times New Roman"/>
              </w:rPr>
            </w:pPr>
            <w:r>
              <w:rPr>
                <w:rFonts w:ascii="Times New Roman" w:hAnsi="Times New Roman" w:cs="Times New Roman"/>
              </w:rPr>
              <w:t xml:space="preserve">GM :6 </w:t>
            </w:r>
            <w:r w:rsidR="00467BD6" w:rsidRPr="00467BD6">
              <w:rPr>
                <w:rFonts w:ascii="Times New Roman" w:hAnsi="Times New Roman" w:cs="Times New Roman"/>
              </w:rPr>
              <w:t>+4 (Genavir)</w:t>
            </w:r>
          </w:p>
        </w:tc>
      </w:tr>
      <w:tr w:rsidR="00467BD6" w:rsidRPr="00A84B88" w:rsidTr="00467BD6">
        <w:tc>
          <w:tcPr>
            <w:tcW w:w="1164" w:type="dxa"/>
          </w:tcPr>
          <w:p w:rsidR="00467BD6" w:rsidRPr="00467BD6" w:rsidRDefault="00467BD6" w:rsidP="002D5755">
            <w:pPr>
              <w:rPr>
                <w:rFonts w:ascii="Times New Roman" w:hAnsi="Times New Roman" w:cs="Times New Roman"/>
              </w:rPr>
            </w:pPr>
            <w:r w:rsidRPr="00467BD6">
              <w:rPr>
                <w:rFonts w:ascii="Times New Roman" w:hAnsi="Times New Roman" w:cs="Times New Roman"/>
              </w:rPr>
              <w:t>20/7-4/8</w:t>
            </w:r>
          </w:p>
        </w:tc>
        <w:tc>
          <w:tcPr>
            <w:tcW w:w="1016" w:type="dxa"/>
          </w:tcPr>
          <w:p w:rsidR="00467BD6" w:rsidRPr="00467BD6" w:rsidRDefault="00467BD6" w:rsidP="002D5755">
            <w:pPr>
              <w:rPr>
                <w:rFonts w:ascii="Times New Roman" w:hAnsi="Times New Roman" w:cs="Times New Roman"/>
              </w:rPr>
            </w:pPr>
            <w:r w:rsidRPr="00467BD6">
              <w:rPr>
                <w:rFonts w:ascii="Times New Roman" w:hAnsi="Times New Roman" w:cs="Times New Roman"/>
              </w:rPr>
              <w:t>15</w:t>
            </w:r>
          </w:p>
        </w:tc>
        <w:tc>
          <w:tcPr>
            <w:tcW w:w="2472" w:type="dxa"/>
          </w:tcPr>
          <w:p w:rsidR="00467BD6" w:rsidRPr="00467BD6" w:rsidRDefault="00467BD6" w:rsidP="002D5755">
            <w:pPr>
              <w:rPr>
                <w:rFonts w:ascii="Times New Roman" w:hAnsi="Times New Roman" w:cs="Times New Roman"/>
              </w:rPr>
            </w:pPr>
            <w:r w:rsidRPr="00467BD6">
              <w:rPr>
                <w:rFonts w:ascii="Times New Roman" w:hAnsi="Times New Roman" w:cs="Times New Roman"/>
              </w:rPr>
              <w:t>SPM</w:t>
            </w:r>
            <w:r>
              <w:rPr>
                <w:rFonts w:ascii="Times New Roman" w:hAnsi="Times New Roman" w:cs="Times New Roman"/>
              </w:rPr>
              <w:t>2017</w:t>
            </w:r>
            <w:r w:rsidRPr="00467BD6">
              <w:rPr>
                <w:rFonts w:ascii="Times New Roman" w:hAnsi="Times New Roman" w:cs="Times New Roman"/>
              </w:rPr>
              <w:t>_GM  Leg2</w:t>
            </w:r>
          </w:p>
        </w:tc>
        <w:tc>
          <w:tcPr>
            <w:tcW w:w="3376" w:type="dxa"/>
          </w:tcPr>
          <w:p w:rsidR="00467BD6" w:rsidRPr="00467BD6" w:rsidRDefault="00467BD6" w:rsidP="002D5755">
            <w:pPr>
              <w:rPr>
                <w:rFonts w:ascii="Times New Roman" w:hAnsi="Times New Roman" w:cs="Times New Roman"/>
              </w:rPr>
            </w:pPr>
            <w:r>
              <w:rPr>
                <w:rFonts w:ascii="Times New Roman" w:hAnsi="Times New Roman" w:cs="Times New Roman"/>
              </w:rPr>
              <w:t>Géoscience marine</w:t>
            </w:r>
          </w:p>
        </w:tc>
        <w:tc>
          <w:tcPr>
            <w:tcW w:w="2040" w:type="dxa"/>
          </w:tcPr>
          <w:p w:rsidR="00467BD6" w:rsidRPr="00467BD6" w:rsidRDefault="00E051D8" w:rsidP="002D5755">
            <w:pPr>
              <w:rPr>
                <w:rFonts w:ascii="Times New Roman" w:hAnsi="Times New Roman" w:cs="Times New Roman"/>
              </w:rPr>
            </w:pPr>
            <w:r>
              <w:rPr>
                <w:rFonts w:ascii="Times New Roman" w:hAnsi="Times New Roman" w:cs="Times New Roman"/>
              </w:rPr>
              <w:t xml:space="preserve">GM :6 </w:t>
            </w:r>
            <w:r w:rsidR="00467BD6" w:rsidRPr="00467BD6">
              <w:rPr>
                <w:rFonts w:ascii="Times New Roman" w:hAnsi="Times New Roman" w:cs="Times New Roman"/>
              </w:rPr>
              <w:t>+4 (Genavir)</w:t>
            </w:r>
          </w:p>
        </w:tc>
      </w:tr>
      <w:tr w:rsidR="00467BD6" w:rsidRPr="00A84B88" w:rsidTr="00467BD6">
        <w:tc>
          <w:tcPr>
            <w:tcW w:w="1164" w:type="dxa"/>
          </w:tcPr>
          <w:p w:rsidR="00467BD6" w:rsidRPr="00467BD6" w:rsidRDefault="00467BD6" w:rsidP="002D5755">
            <w:pPr>
              <w:rPr>
                <w:rFonts w:ascii="Times New Roman" w:hAnsi="Times New Roman" w:cs="Times New Roman"/>
              </w:rPr>
            </w:pPr>
            <w:r w:rsidRPr="00467BD6">
              <w:rPr>
                <w:rFonts w:ascii="Times New Roman" w:hAnsi="Times New Roman" w:cs="Times New Roman"/>
              </w:rPr>
              <w:t>5/8-12/8</w:t>
            </w:r>
          </w:p>
        </w:tc>
        <w:tc>
          <w:tcPr>
            <w:tcW w:w="1016" w:type="dxa"/>
          </w:tcPr>
          <w:p w:rsidR="00467BD6" w:rsidRPr="00467BD6" w:rsidRDefault="00467BD6" w:rsidP="002D5755">
            <w:pPr>
              <w:rPr>
                <w:rFonts w:ascii="Times New Roman" w:hAnsi="Times New Roman" w:cs="Times New Roman"/>
              </w:rPr>
            </w:pPr>
            <w:r w:rsidRPr="00467BD6">
              <w:rPr>
                <w:rFonts w:ascii="Times New Roman" w:hAnsi="Times New Roman" w:cs="Times New Roman"/>
              </w:rPr>
              <w:t>7</w:t>
            </w:r>
          </w:p>
        </w:tc>
        <w:tc>
          <w:tcPr>
            <w:tcW w:w="2472" w:type="dxa"/>
          </w:tcPr>
          <w:p w:rsidR="00467BD6" w:rsidRPr="00467BD6" w:rsidRDefault="00467BD6" w:rsidP="002D5755">
            <w:pPr>
              <w:rPr>
                <w:rFonts w:ascii="Times New Roman" w:hAnsi="Times New Roman" w:cs="Times New Roman"/>
                <w:lang w:val="en-US"/>
              </w:rPr>
            </w:pPr>
            <w:r w:rsidRPr="00467BD6">
              <w:rPr>
                <w:rFonts w:ascii="Times New Roman" w:hAnsi="Times New Roman" w:cs="Times New Roman"/>
                <w:lang w:val="en-US"/>
              </w:rPr>
              <w:t>SPM</w:t>
            </w:r>
            <w:r>
              <w:rPr>
                <w:rFonts w:ascii="Times New Roman" w:hAnsi="Times New Roman" w:cs="Times New Roman"/>
                <w:lang w:val="en-US"/>
              </w:rPr>
              <w:t>2017</w:t>
            </w:r>
            <w:r w:rsidRPr="00467BD6">
              <w:rPr>
                <w:rFonts w:ascii="Times New Roman" w:hAnsi="Times New Roman" w:cs="Times New Roman"/>
                <w:lang w:val="en-US"/>
              </w:rPr>
              <w:t>_Hal leg1</w:t>
            </w:r>
            <w:r>
              <w:rPr>
                <w:rFonts w:ascii="Times New Roman" w:hAnsi="Times New Roman" w:cs="Times New Roman"/>
                <w:lang w:val="en-US"/>
              </w:rPr>
              <w:t xml:space="preserve"> </w:t>
            </w:r>
            <w:r w:rsidRPr="00467BD6">
              <w:rPr>
                <w:rFonts w:ascii="Times New Roman" w:hAnsi="Times New Roman" w:cs="Times New Roman"/>
                <w:lang w:val="en-US"/>
              </w:rPr>
              <w:t>SPM</w:t>
            </w:r>
            <w:r>
              <w:rPr>
                <w:rFonts w:ascii="Times New Roman" w:hAnsi="Times New Roman" w:cs="Times New Roman"/>
                <w:lang w:val="en-US"/>
              </w:rPr>
              <w:t>2017</w:t>
            </w:r>
            <w:r w:rsidRPr="00467BD6">
              <w:rPr>
                <w:rFonts w:ascii="Times New Roman" w:hAnsi="Times New Roman" w:cs="Times New Roman"/>
                <w:lang w:val="en-US"/>
              </w:rPr>
              <w:t xml:space="preserve">_Phyt </w:t>
            </w:r>
          </w:p>
        </w:tc>
        <w:tc>
          <w:tcPr>
            <w:tcW w:w="3376" w:type="dxa"/>
          </w:tcPr>
          <w:p w:rsidR="00467BD6" w:rsidRDefault="00467BD6" w:rsidP="002D5755">
            <w:pPr>
              <w:rPr>
                <w:rFonts w:ascii="Times New Roman" w:hAnsi="Times New Roman" w:cs="Times New Roman"/>
              </w:rPr>
            </w:pPr>
            <w:r>
              <w:rPr>
                <w:rFonts w:ascii="Times New Roman" w:hAnsi="Times New Roman" w:cs="Times New Roman"/>
              </w:rPr>
              <w:t xml:space="preserve">Drague + Benne </w:t>
            </w:r>
          </w:p>
          <w:p w:rsidR="00467BD6" w:rsidRPr="00467BD6" w:rsidRDefault="00467BD6" w:rsidP="002D5755">
            <w:pPr>
              <w:rPr>
                <w:rFonts w:ascii="Times New Roman" w:hAnsi="Times New Roman" w:cs="Times New Roman"/>
              </w:rPr>
            </w:pPr>
            <w:r w:rsidRPr="00467BD6">
              <w:rPr>
                <w:rFonts w:ascii="Times New Roman" w:hAnsi="Times New Roman" w:cs="Times New Roman"/>
              </w:rPr>
              <w:t>filet à planc</w:t>
            </w:r>
            <w:r>
              <w:rPr>
                <w:rFonts w:ascii="Times New Roman" w:hAnsi="Times New Roman" w:cs="Times New Roman"/>
              </w:rPr>
              <w:t>ton</w:t>
            </w:r>
          </w:p>
        </w:tc>
        <w:tc>
          <w:tcPr>
            <w:tcW w:w="2040" w:type="dxa"/>
          </w:tcPr>
          <w:p w:rsidR="00E051D8" w:rsidRDefault="00E051D8" w:rsidP="002D5755">
            <w:pPr>
              <w:rPr>
                <w:rFonts w:ascii="Times New Roman" w:hAnsi="Times New Roman" w:cs="Times New Roman"/>
              </w:rPr>
            </w:pPr>
            <w:r>
              <w:rPr>
                <w:rFonts w:ascii="Times New Roman" w:hAnsi="Times New Roman" w:cs="Times New Roman"/>
              </w:rPr>
              <w:t>Hal : 4</w:t>
            </w:r>
          </w:p>
          <w:p w:rsidR="00467BD6" w:rsidRPr="00467BD6" w:rsidRDefault="00E051D8" w:rsidP="002D5755">
            <w:pPr>
              <w:rPr>
                <w:rFonts w:ascii="Times New Roman" w:hAnsi="Times New Roman" w:cs="Times New Roman"/>
              </w:rPr>
            </w:pPr>
            <w:r>
              <w:rPr>
                <w:rFonts w:ascii="Times New Roman" w:hAnsi="Times New Roman" w:cs="Times New Roman"/>
              </w:rPr>
              <w:t>P</w:t>
            </w:r>
            <w:r w:rsidR="00467BD6" w:rsidRPr="00467BD6">
              <w:rPr>
                <w:rFonts w:ascii="Times New Roman" w:hAnsi="Times New Roman" w:cs="Times New Roman"/>
              </w:rPr>
              <w:t xml:space="preserve">hyt </w:t>
            </w:r>
            <w:r>
              <w:rPr>
                <w:rFonts w:ascii="Times New Roman" w:hAnsi="Times New Roman" w:cs="Times New Roman"/>
              </w:rPr>
              <w:t>: 1</w:t>
            </w:r>
          </w:p>
        </w:tc>
      </w:tr>
      <w:tr w:rsidR="00E051D8" w:rsidRPr="0088239A" w:rsidTr="00467BD6">
        <w:tc>
          <w:tcPr>
            <w:tcW w:w="1164" w:type="dxa"/>
          </w:tcPr>
          <w:p w:rsidR="00E051D8" w:rsidRPr="00467BD6" w:rsidRDefault="00E051D8" w:rsidP="002D5755">
            <w:pPr>
              <w:rPr>
                <w:rFonts w:ascii="Times New Roman" w:hAnsi="Times New Roman" w:cs="Times New Roman"/>
              </w:rPr>
            </w:pPr>
            <w:r>
              <w:rPr>
                <w:rFonts w:ascii="Times New Roman" w:hAnsi="Times New Roman" w:cs="Times New Roman"/>
              </w:rPr>
              <w:t>13/8-20</w:t>
            </w:r>
            <w:r w:rsidRPr="00467BD6">
              <w:rPr>
                <w:rFonts w:ascii="Times New Roman" w:hAnsi="Times New Roman" w:cs="Times New Roman"/>
              </w:rPr>
              <w:t>/8</w:t>
            </w:r>
          </w:p>
        </w:tc>
        <w:tc>
          <w:tcPr>
            <w:tcW w:w="1016" w:type="dxa"/>
          </w:tcPr>
          <w:p w:rsidR="00E051D8" w:rsidRPr="00467BD6" w:rsidRDefault="00E051D8" w:rsidP="002D5755">
            <w:pPr>
              <w:rPr>
                <w:rFonts w:ascii="Times New Roman" w:hAnsi="Times New Roman" w:cs="Times New Roman"/>
              </w:rPr>
            </w:pPr>
            <w:r>
              <w:rPr>
                <w:rFonts w:ascii="Times New Roman" w:hAnsi="Times New Roman" w:cs="Times New Roman"/>
              </w:rPr>
              <w:t>7</w:t>
            </w:r>
          </w:p>
        </w:tc>
        <w:tc>
          <w:tcPr>
            <w:tcW w:w="2472" w:type="dxa"/>
          </w:tcPr>
          <w:p w:rsidR="00E051D8" w:rsidRDefault="00E051D8" w:rsidP="002D5755">
            <w:pPr>
              <w:rPr>
                <w:rFonts w:ascii="Times New Roman" w:hAnsi="Times New Roman" w:cs="Times New Roman"/>
                <w:lang w:val="en-US"/>
              </w:rPr>
            </w:pPr>
            <w:r w:rsidRPr="00467BD6">
              <w:rPr>
                <w:rFonts w:ascii="Times New Roman" w:hAnsi="Times New Roman" w:cs="Times New Roman"/>
                <w:lang w:val="en-US"/>
              </w:rPr>
              <w:t>SPM</w:t>
            </w:r>
            <w:r>
              <w:rPr>
                <w:rFonts w:ascii="Times New Roman" w:hAnsi="Times New Roman" w:cs="Times New Roman"/>
                <w:lang w:val="en-US"/>
              </w:rPr>
              <w:t>2017</w:t>
            </w:r>
            <w:r w:rsidRPr="00467BD6">
              <w:rPr>
                <w:rFonts w:ascii="Times New Roman" w:hAnsi="Times New Roman" w:cs="Times New Roman"/>
                <w:lang w:val="en-US"/>
              </w:rPr>
              <w:t>_Hal leg2</w:t>
            </w:r>
          </w:p>
          <w:p w:rsidR="00E051D8" w:rsidRPr="00467BD6" w:rsidRDefault="00E051D8" w:rsidP="002D5755">
            <w:pPr>
              <w:rPr>
                <w:rFonts w:ascii="Times New Roman" w:hAnsi="Times New Roman" w:cs="Times New Roman"/>
                <w:lang w:val="en-US"/>
              </w:rPr>
            </w:pPr>
            <w:r w:rsidRPr="00467BD6">
              <w:rPr>
                <w:rFonts w:ascii="Times New Roman" w:hAnsi="Times New Roman" w:cs="Times New Roman"/>
              </w:rPr>
              <w:t>SPM</w:t>
            </w:r>
            <w:r w:rsidRPr="00467BD6">
              <w:rPr>
                <w:rFonts w:ascii="Times New Roman" w:hAnsi="Times New Roman" w:cs="Times New Roman"/>
              </w:rPr>
              <w:t>2017_</w:t>
            </w:r>
            <w:r w:rsidRPr="00467BD6">
              <w:rPr>
                <w:rFonts w:ascii="Times New Roman" w:hAnsi="Times New Roman" w:cs="Times New Roman"/>
              </w:rPr>
              <w:t>Phyt</w:t>
            </w:r>
          </w:p>
        </w:tc>
        <w:tc>
          <w:tcPr>
            <w:tcW w:w="3376" w:type="dxa"/>
          </w:tcPr>
          <w:p w:rsidR="00E051D8" w:rsidRDefault="00E051D8" w:rsidP="002D5755">
            <w:pPr>
              <w:rPr>
                <w:rFonts w:ascii="Times New Roman" w:hAnsi="Times New Roman" w:cs="Times New Roman"/>
              </w:rPr>
            </w:pPr>
            <w:r>
              <w:rPr>
                <w:rFonts w:ascii="Times New Roman" w:hAnsi="Times New Roman" w:cs="Times New Roman"/>
              </w:rPr>
              <w:t>Drague + Benne</w:t>
            </w:r>
          </w:p>
          <w:p w:rsidR="00E051D8" w:rsidRPr="00467BD6" w:rsidRDefault="00E051D8" w:rsidP="002D5755">
            <w:pPr>
              <w:rPr>
                <w:rFonts w:ascii="Times New Roman" w:hAnsi="Times New Roman" w:cs="Times New Roman"/>
              </w:rPr>
            </w:pPr>
            <w:r>
              <w:rPr>
                <w:rFonts w:ascii="Times New Roman" w:hAnsi="Times New Roman" w:cs="Times New Roman"/>
              </w:rPr>
              <w:t>Filet à plancton + déploiement mouillages</w:t>
            </w:r>
          </w:p>
        </w:tc>
        <w:tc>
          <w:tcPr>
            <w:tcW w:w="2040" w:type="dxa"/>
          </w:tcPr>
          <w:p w:rsidR="00E051D8" w:rsidRDefault="00E051D8" w:rsidP="002D5755">
            <w:pPr>
              <w:rPr>
                <w:rFonts w:ascii="Times New Roman" w:hAnsi="Times New Roman" w:cs="Times New Roman"/>
                <w:lang w:val="en-US"/>
              </w:rPr>
            </w:pPr>
            <w:r>
              <w:rPr>
                <w:rFonts w:ascii="Times New Roman" w:hAnsi="Times New Roman" w:cs="Times New Roman"/>
                <w:lang w:val="en-US"/>
              </w:rPr>
              <w:t xml:space="preserve"> Hal :4 + Biv :5</w:t>
            </w:r>
          </w:p>
          <w:p w:rsidR="00E051D8" w:rsidRPr="00467BD6" w:rsidRDefault="00E051D8" w:rsidP="002D5755">
            <w:pPr>
              <w:rPr>
                <w:rFonts w:ascii="Times New Roman" w:hAnsi="Times New Roman" w:cs="Times New Roman"/>
                <w:lang w:val="en-US"/>
              </w:rPr>
            </w:pPr>
            <w:r>
              <w:rPr>
                <w:rFonts w:ascii="Times New Roman" w:hAnsi="Times New Roman" w:cs="Times New Roman"/>
                <w:lang w:val="en-US"/>
              </w:rPr>
              <w:t xml:space="preserve"> Phyt :1</w:t>
            </w:r>
          </w:p>
        </w:tc>
      </w:tr>
      <w:tr w:rsidR="00E051D8" w:rsidRPr="0088239A" w:rsidTr="00467BD6">
        <w:tc>
          <w:tcPr>
            <w:tcW w:w="1164" w:type="dxa"/>
          </w:tcPr>
          <w:p w:rsidR="00E051D8" w:rsidRPr="00467BD6" w:rsidRDefault="00E051D8" w:rsidP="002D5755">
            <w:pPr>
              <w:rPr>
                <w:rFonts w:ascii="Times New Roman" w:hAnsi="Times New Roman" w:cs="Times New Roman"/>
                <w:lang w:val="en-US"/>
              </w:rPr>
            </w:pPr>
            <w:r>
              <w:rPr>
                <w:rFonts w:ascii="Times New Roman" w:hAnsi="Times New Roman" w:cs="Times New Roman"/>
                <w:lang w:val="en-US"/>
              </w:rPr>
              <w:t>21/8-23</w:t>
            </w:r>
            <w:r w:rsidRPr="00467BD6">
              <w:rPr>
                <w:rFonts w:ascii="Times New Roman" w:hAnsi="Times New Roman" w:cs="Times New Roman"/>
                <w:lang w:val="en-US"/>
              </w:rPr>
              <w:t>/8</w:t>
            </w:r>
          </w:p>
        </w:tc>
        <w:tc>
          <w:tcPr>
            <w:tcW w:w="1016" w:type="dxa"/>
          </w:tcPr>
          <w:p w:rsidR="00E051D8" w:rsidRPr="00467BD6" w:rsidRDefault="00E051D8" w:rsidP="002D5755">
            <w:pPr>
              <w:rPr>
                <w:rFonts w:ascii="Times New Roman" w:hAnsi="Times New Roman" w:cs="Times New Roman"/>
                <w:lang w:val="en-US"/>
              </w:rPr>
            </w:pPr>
            <w:r>
              <w:rPr>
                <w:rFonts w:ascii="Times New Roman" w:hAnsi="Times New Roman" w:cs="Times New Roman"/>
                <w:lang w:val="en-US"/>
              </w:rPr>
              <w:t>2</w:t>
            </w:r>
          </w:p>
        </w:tc>
        <w:tc>
          <w:tcPr>
            <w:tcW w:w="2472" w:type="dxa"/>
          </w:tcPr>
          <w:p w:rsidR="00E051D8" w:rsidRPr="00467BD6" w:rsidRDefault="00E051D8" w:rsidP="00E051D8">
            <w:pPr>
              <w:rPr>
                <w:rFonts w:ascii="Times New Roman" w:hAnsi="Times New Roman" w:cs="Times New Roman"/>
                <w:lang w:val="en-US"/>
              </w:rPr>
            </w:pPr>
            <w:r w:rsidRPr="00467BD6">
              <w:rPr>
                <w:rFonts w:ascii="Times New Roman" w:hAnsi="Times New Roman" w:cs="Times New Roman"/>
                <w:lang w:val="en-US"/>
              </w:rPr>
              <w:t>SPM</w:t>
            </w:r>
            <w:r>
              <w:rPr>
                <w:rFonts w:ascii="Times New Roman" w:hAnsi="Times New Roman" w:cs="Times New Roman"/>
                <w:lang w:val="en-US"/>
              </w:rPr>
              <w:t>2017</w:t>
            </w:r>
            <w:r w:rsidRPr="00467BD6">
              <w:rPr>
                <w:rFonts w:ascii="Times New Roman" w:hAnsi="Times New Roman" w:cs="Times New Roman"/>
                <w:lang w:val="en-US"/>
              </w:rPr>
              <w:t>_</w:t>
            </w:r>
            <w:r>
              <w:rPr>
                <w:rFonts w:ascii="Times New Roman" w:hAnsi="Times New Roman" w:cs="Times New Roman"/>
                <w:lang w:val="en-US"/>
              </w:rPr>
              <w:t>Biv</w:t>
            </w:r>
          </w:p>
        </w:tc>
        <w:tc>
          <w:tcPr>
            <w:tcW w:w="3376" w:type="dxa"/>
          </w:tcPr>
          <w:p w:rsidR="00E051D8" w:rsidRPr="00E051D8" w:rsidRDefault="00E051D8" w:rsidP="002D5755">
            <w:pPr>
              <w:rPr>
                <w:rFonts w:ascii="Times New Roman" w:hAnsi="Times New Roman" w:cs="Times New Roman"/>
              </w:rPr>
            </w:pPr>
            <w:r w:rsidRPr="00E051D8">
              <w:rPr>
                <w:rFonts w:ascii="Times New Roman" w:hAnsi="Times New Roman" w:cs="Times New Roman"/>
              </w:rPr>
              <w:t>Plongées pour mise en place des bivalves et prélévements sédiments</w:t>
            </w:r>
          </w:p>
        </w:tc>
        <w:tc>
          <w:tcPr>
            <w:tcW w:w="2040" w:type="dxa"/>
          </w:tcPr>
          <w:p w:rsidR="00E051D8" w:rsidRDefault="00E051D8" w:rsidP="002D5755">
            <w:pPr>
              <w:rPr>
                <w:rFonts w:ascii="Times New Roman" w:hAnsi="Times New Roman" w:cs="Times New Roman"/>
                <w:lang w:val="en-US"/>
              </w:rPr>
            </w:pPr>
            <w:r>
              <w:rPr>
                <w:rFonts w:ascii="Times New Roman" w:hAnsi="Times New Roman" w:cs="Times New Roman"/>
                <w:lang w:val="en-US"/>
              </w:rPr>
              <w:t xml:space="preserve"> Biv : 5</w:t>
            </w:r>
          </w:p>
          <w:p w:rsidR="00E051D8" w:rsidRPr="00467BD6" w:rsidRDefault="00E051D8" w:rsidP="002D5755">
            <w:pPr>
              <w:rPr>
                <w:rFonts w:ascii="Times New Roman" w:hAnsi="Times New Roman" w:cs="Times New Roman"/>
                <w:lang w:val="en-US"/>
              </w:rPr>
            </w:pPr>
            <w:r>
              <w:rPr>
                <w:rFonts w:ascii="Times New Roman" w:hAnsi="Times New Roman" w:cs="Times New Roman"/>
                <w:lang w:val="en-US"/>
              </w:rPr>
              <w:t xml:space="preserve"> Phyt:1</w:t>
            </w:r>
          </w:p>
        </w:tc>
      </w:tr>
      <w:tr w:rsidR="00E051D8" w:rsidRPr="0088239A" w:rsidTr="00467BD6">
        <w:tc>
          <w:tcPr>
            <w:tcW w:w="1164" w:type="dxa"/>
          </w:tcPr>
          <w:p w:rsidR="00E051D8" w:rsidRPr="00467BD6" w:rsidRDefault="00E051D8" w:rsidP="002D5755">
            <w:pPr>
              <w:rPr>
                <w:rFonts w:ascii="Times New Roman" w:hAnsi="Times New Roman" w:cs="Times New Roman"/>
                <w:lang w:val="en-US"/>
              </w:rPr>
            </w:pPr>
            <w:r>
              <w:rPr>
                <w:rFonts w:ascii="Times New Roman" w:hAnsi="Times New Roman" w:cs="Times New Roman"/>
                <w:lang w:val="en-US"/>
              </w:rPr>
              <w:t>24/8-31</w:t>
            </w:r>
            <w:r w:rsidRPr="00467BD6">
              <w:rPr>
                <w:rFonts w:ascii="Times New Roman" w:hAnsi="Times New Roman" w:cs="Times New Roman"/>
                <w:lang w:val="en-US"/>
              </w:rPr>
              <w:t>/8</w:t>
            </w:r>
          </w:p>
        </w:tc>
        <w:tc>
          <w:tcPr>
            <w:tcW w:w="1016" w:type="dxa"/>
          </w:tcPr>
          <w:p w:rsidR="00E051D8" w:rsidRPr="00467BD6" w:rsidRDefault="00E051D8" w:rsidP="002D5755">
            <w:pPr>
              <w:rPr>
                <w:rFonts w:ascii="Times New Roman" w:hAnsi="Times New Roman" w:cs="Times New Roman"/>
                <w:lang w:val="en-US"/>
              </w:rPr>
            </w:pPr>
            <w:r w:rsidRPr="00467BD6">
              <w:rPr>
                <w:rFonts w:ascii="Times New Roman" w:hAnsi="Times New Roman" w:cs="Times New Roman"/>
                <w:lang w:val="en-US"/>
              </w:rPr>
              <w:t>7</w:t>
            </w:r>
          </w:p>
        </w:tc>
        <w:tc>
          <w:tcPr>
            <w:tcW w:w="2472" w:type="dxa"/>
          </w:tcPr>
          <w:p w:rsidR="00E051D8" w:rsidRPr="00467BD6" w:rsidRDefault="00E051D8" w:rsidP="002D5755">
            <w:pPr>
              <w:rPr>
                <w:rFonts w:ascii="Times New Roman" w:hAnsi="Times New Roman" w:cs="Times New Roman"/>
                <w:lang w:val="en-US"/>
              </w:rPr>
            </w:pPr>
            <w:r w:rsidRPr="00467BD6">
              <w:rPr>
                <w:rFonts w:ascii="Times New Roman" w:hAnsi="Times New Roman" w:cs="Times New Roman"/>
                <w:lang w:val="en-US"/>
              </w:rPr>
              <w:t>SPM</w:t>
            </w:r>
            <w:r>
              <w:rPr>
                <w:rFonts w:ascii="Times New Roman" w:hAnsi="Times New Roman" w:cs="Times New Roman"/>
                <w:lang w:val="en-US"/>
              </w:rPr>
              <w:t>2017</w:t>
            </w:r>
            <w:r w:rsidRPr="00467BD6">
              <w:rPr>
                <w:rFonts w:ascii="Times New Roman" w:hAnsi="Times New Roman" w:cs="Times New Roman"/>
                <w:lang w:val="en-US"/>
              </w:rPr>
              <w:t>_Hal leg3</w:t>
            </w:r>
          </w:p>
        </w:tc>
        <w:tc>
          <w:tcPr>
            <w:tcW w:w="3376" w:type="dxa"/>
          </w:tcPr>
          <w:p w:rsidR="00E051D8" w:rsidRDefault="00E051D8" w:rsidP="00E051D8">
            <w:pPr>
              <w:rPr>
                <w:rFonts w:ascii="Times New Roman" w:hAnsi="Times New Roman" w:cs="Times New Roman"/>
              </w:rPr>
            </w:pPr>
            <w:r>
              <w:rPr>
                <w:rFonts w:ascii="Times New Roman" w:hAnsi="Times New Roman" w:cs="Times New Roman"/>
              </w:rPr>
              <w:t xml:space="preserve">Drague + Benne </w:t>
            </w:r>
          </w:p>
          <w:p w:rsidR="00E051D8" w:rsidRPr="00467BD6" w:rsidRDefault="00E051D8" w:rsidP="002D5755">
            <w:pPr>
              <w:rPr>
                <w:rFonts w:ascii="Times New Roman" w:hAnsi="Times New Roman" w:cs="Times New Roman"/>
                <w:lang w:val="en-US"/>
              </w:rPr>
            </w:pPr>
          </w:p>
        </w:tc>
        <w:tc>
          <w:tcPr>
            <w:tcW w:w="2040" w:type="dxa"/>
          </w:tcPr>
          <w:p w:rsidR="00E051D8" w:rsidRPr="00467BD6" w:rsidRDefault="00E051D8" w:rsidP="002D5755">
            <w:pPr>
              <w:rPr>
                <w:rFonts w:ascii="Times New Roman" w:hAnsi="Times New Roman" w:cs="Times New Roman"/>
                <w:lang w:val="en-US"/>
              </w:rPr>
            </w:pPr>
            <w:r>
              <w:rPr>
                <w:rFonts w:ascii="Times New Roman" w:hAnsi="Times New Roman" w:cs="Times New Roman"/>
              </w:rPr>
              <w:t xml:space="preserve"> Hal :4</w:t>
            </w:r>
          </w:p>
        </w:tc>
      </w:tr>
      <w:tr w:rsidR="00E051D8" w:rsidRPr="0088239A" w:rsidTr="00467BD6">
        <w:tc>
          <w:tcPr>
            <w:tcW w:w="1164" w:type="dxa"/>
          </w:tcPr>
          <w:p w:rsidR="00E051D8" w:rsidRPr="00467BD6" w:rsidRDefault="00E051D8" w:rsidP="002D5755">
            <w:pPr>
              <w:rPr>
                <w:rFonts w:ascii="Times New Roman" w:hAnsi="Times New Roman" w:cs="Times New Roman"/>
                <w:lang w:val="en-US"/>
              </w:rPr>
            </w:pPr>
            <w:r>
              <w:rPr>
                <w:rFonts w:ascii="Times New Roman" w:hAnsi="Times New Roman" w:cs="Times New Roman"/>
                <w:lang w:val="en-US"/>
              </w:rPr>
              <w:t>1/9-8</w:t>
            </w:r>
            <w:r w:rsidRPr="00467BD6">
              <w:rPr>
                <w:rFonts w:ascii="Times New Roman" w:hAnsi="Times New Roman" w:cs="Times New Roman"/>
                <w:lang w:val="en-US"/>
              </w:rPr>
              <w:t>/9</w:t>
            </w:r>
          </w:p>
        </w:tc>
        <w:tc>
          <w:tcPr>
            <w:tcW w:w="1016" w:type="dxa"/>
          </w:tcPr>
          <w:p w:rsidR="00E051D8" w:rsidRPr="00467BD6" w:rsidRDefault="00E051D8" w:rsidP="002D5755">
            <w:pPr>
              <w:rPr>
                <w:rFonts w:ascii="Times New Roman" w:hAnsi="Times New Roman" w:cs="Times New Roman"/>
                <w:lang w:val="en-US"/>
              </w:rPr>
            </w:pPr>
            <w:r>
              <w:rPr>
                <w:rFonts w:ascii="Times New Roman" w:hAnsi="Times New Roman" w:cs="Times New Roman"/>
                <w:lang w:val="en-US"/>
              </w:rPr>
              <w:t>7</w:t>
            </w:r>
          </w:p>
        </w:tc>
        <w:tc>
          <w:tcPr>
            <w:tcW w:w="2472" w:type="dxa"/>
          </w:tcPr>
          <w:p w:rsidR="00E051D8" w:rsidRPr="00467BD6" w:rsidRDefault="00E051D8" w:rsidP="002D5755">
            <w:pPr>
              <w:rPr>
                <w:rFonts w:ascii="Times New Roman" w:hAnsi="Times New Roman" w:cs="Times New Roman"/>
                <w:lang w:val="en-US"/>
              </w:rPr>
            </w:pPr>
            <w:r w:rsidRPr="00467BD6">
              <w:rPr>
                <w:rFonts w:ascii="Times New Roman" w:hAnsi="Times New Roman" w:cs="Times New Roman"/>
                <w:lang w:val="en-US"/>
              </w:rPr>
              <w:t>SPM</w:t>
            </w:r>
            <w:r>
              <w:rPr>
                <w:rFonts w:ascii="Times New Roman" w:hAnsi="Times New Roman" w:cs="Times New Roman"/>
                <w:lang w:val="en-US"/>
              </w:rPr>
              <w:t>2017</w:t>
            </w:r>
            <w:r w:rsidRPr="00467BD6">
              <w:rPr>
                <w:rFonts w:ascii="Times New Roman" w:hAnsi="Times New Roman" w:cs="Times New Roman"/>
                <w:lang w:val="en-US"/>
              </w:rPr>
              <w:t>_Hal leg4</w:t>
            </w:r>
          </w:p>
        </w:tc>
        <w:tc>
          <w:tcPr>
            <w:tcW w:w="3376" w:type="dxa"/>
          </w:tcPr>
          <w:p w:rsidR="00E051D8" w:rsidRDefault="00E051D8" w:rsidP="002D5755">
            <w:pPr>
              <w:rPr>
                <w:rFonts w:ascii="Times New Roman" w:hAnsi="Times New Roman" w:cs="Times New Roman"/>
              </w:rPr>
            </w:pPr>
            <w:r>
              <w:rPr>
                <w:rFonts w:ascii="Times New Roman" w:hAnsi="Times New Roman" w:cs="Times New Roman"/>
              </w:rPr>
              <w:t xml:space="preserve">Drague + Benne </w:t>
            </w:r>
          </w:p>
          <w:p w:rsidR="00E051D8" w:rsidRPr="00467BD6" w:rsidRDefault="00E051D8" w:rsidP="002D5755">
            <w:pPr>
              <w:rPr>
                <w:rFonts w:ascii="Times New Roman" w:hAnsi="Times New Roman" w:cs="Times New Roman"/>
                <w:lang w:val="en-US"/>
              </w:rPr>
            </w:pPr>
          </w:p>
        </w:tc>
        <w:tc>
          <w:tcPr>
            <w:tcW w:w="2040" w:type="dxa"/>
          </w:tcPr>
          <w:p w:rsidR="00E051D8" w:rsidRPr="00467BD6" w:rsidRDefault="00E051D8" w:rsidP="002D5755">
            <w:pPr>
              <w:rPr>
                <w:rFonts w:ascii="Times New Roman" w:hAnsi="Times New Roman" w:cs="Times New Roman"/>
                <w:lang w:val="en-US"/>
              </w:rPr>
            </w:pPr>
            <w:r>
              <w:rPr>
                <w:rFonts w:ascii="Times New Roman" w:hAnsi="Times New Roman" w:cs="Times New Roman"/>
              </w:rPr>
              <w:t xml:space="preserve"> </w:t>
            </w:r>
            <w:r w:rsidRPr="00467BD6">
              <w:rPr>
                <w:rFonts w:ascii="Times New Roman" w:hAnsi="Times New Roman" w:cs="Times New Roman"/>
              </w:rPr>
              <w:t>Hal</w:t>
            </w:r>
            <w:r>
              <w:rPr>
                <w:rFonts w:ascii="Times New Roman" w:hAnsi="Times New Roman" w:cs="Times New Roman"/>
              </w:rPr>
              <w:t xml:space="preserve"> : 4</w:t>
            </w:r>
          </w:p>
        </w:tc>
      </w:tr>
      <w:tr w:rsidR="00E051D8" w:rsidRPr="00C91EE0" w:rsidTr="00467BD6">
        <w:tc>
          <w:tcPr>
            <w:tcW w:w="1164" w:type="dxa"/>
          </w:tcPr>
          <w:p w:rsidR="00E051D8" w:rsidRPr="00467BD6" w:rsidRDefault="00E051D8" w:rsidP="002D5755">
            <w:pPr>
              <w:rPr>
                <w:rFonts w:ascii="Times New Roman" w:hAnsi="Times New Roman" w:cs="Times New Roman"/>
                <w:lang w:val="en-US"/>
              </w:rPr>
            </w:pPr>
            <w:r>
              <w:rPr>
                <w:rFonts w:ascii="Times New Roman" w:hAnsi="Times New Roman" w:cs="Times New Roman"/>
                <w:lang w:val="en-US"/>
              </w:rPr>
              <w:t>9/9-19</w:t>
            </w:r>
            <w:r w:rsidRPr="00467BD6">
              <w:rPr>
                <w:rFonts w:ascii="Times New Roman" w:hAnsi="Times New Roman" w:cs="Times New Roman"/>
                <w:lang w:val="en-US"/>
              </w:rPr>
              <w:t>/9</w:t>
            </w:r>
          </w:p>
        </w:tc>
        <w:tc>
          <w:tcPr>
            <w:tcW w:w="1016" w:type="dxa"/>
          </w:tcPr>
          <w:p w:rsidR="00E051D8" w:rsidRPr="00467BD6" w:rsidRDefault="00E051D8" w:rsidP="002D5755">
            <w:pPr>
              <w:rPr>
                <w:rFonts w:ascii="Times New Roman" w:hAnsi="Times New Roman" w:cs="Times New Roman"/>
                <w:lang w:val="en-US"/>
              </w:rPr>
            </w:pPr>
            <w:r>
              <w:rPr>
                <w:rFonts w:ascii="Times New Roman" w:hAnsi="Times New Roman" w:cs="Times New Roman"/>
                <w:lang w:val="en-US"/>
              </w:rPr>
              <w:t>10</w:t>
            </w:r>
          </w:p>
        </w:tc>
        <w:tc>
          <w:tcPr>
            <w:tcW w:w="2472" w:type="dxa"/>
          </w:tcPr>
          <w:p w:rsidR="00E051D8" w:rsidRPr="00467BD6" w:rsidRDefault="00E051D8" w:rsidP="00E051D8">
            <w:pPr>
              <w:rPr>
                <w:rFonts w:ascii="Times New Roman" w:hAnsi="Times New Roman" w:cs="Times New Roman"/>
                <w:lang w:val="en-US"/>
              </w:rPr>
            </w:pPr>
            <w:r w:rsidRPr="00467BD6">
              <w:rPr>
                <w:rFonts w:ascii="Times New Roman" w:hAnsi="Times New Roman" w:cs="Times New Roman"/>
                <w:lang w:val="en-US"/>
              </w:rPr>
              <w:t>SPM</w:t>
            </w:r>
            <w:r>
              <w:rPr>
                <w:rFonts w:ascii="Times New Roman" w:hAnsi="Times New Roman" w:cs="Times New Roman"/>
                <w:lang w:val="en-US"/>
              </w:rPr>
              <w:t>2017</w:t>
            </w:r>
            <w:r w:rsidRPr="00467BD6">
              <w:rPr>
                <w:rFonts w:ascii="Times New Roman" w:hAnsi="Times New Roman" w:cs="Times New Roman"/>
                <w:lang w:val="en-US"/>
              </w:rPr>
              <w:t>_Phys</w:t>
            </w:r>
          </w:p>
        </w:tc>
        <w:tc>
          <w:tcPr>
            <w:tcW w:w="3376" w:type="dxa"/>
          </w:tcPr>
          <w:p w:rsidR="00E051D8" w:rsidRPr="00467BD6" w:rsidRDefault="00E051D8" w:rsidP="00E051D8">
            <w:pPr>
              <w:rPr>
                <w:rFonts w:ascii="Times New Roman" w:hAnsi="Times New Roman" w:cs="Times New Roman"/>
              </w:rPr>
            </w:pPr>
            <w:r>
              <w:rPr>
                <w:rFonts w:ascii="Times New Roman" w:hAnsi="Times New Roman" w:cs="Times New Roman"/>
              </w:rPr>
              <w:t xml:space="preserve">Expériences physique </w:t>
            </w:r>
            <w:r w:rsidRPr="00467BD6">
              <w:rPr>
                <w:rFonts w:ascii="Times New Roman" w:hAnsi="Times New Roman" w:cs="Times New Roman"/>
              </w:rPr>
              <w:t xml:space="preserve"> </w:t>
            </w:r>
          </w:p>
        </w:tc>
        <w:tc>
          <w:tcPr>
            <w:tcW w:w="2040" w:type="dxa"/>
          </w:tcPr>
          <w:p w:rsidR="00E051D8" w:rsidRDefault="00E051D8" w:rsidP="002D5755">
            <w:pPr>
              <w:rPr>
                <w:rFonts w:ascii="Times New Roman" w:hAnsi="Times New Roman" w:cs="Times New Roman"/>
              </w:rPr>
            </w:pPr>
            <w:r>
              <w:rPr>
                <w:rFonts w:ascii="Times New Roman" w:hAnsi="Times New Roman" w:cs="Times New Roman"/>
              </w:rPr>
              <w:t xml:space="preserve"> Phys: 4</w:t>
            </w:r>
          </w:p>
          <w:p w:rsidR="00E051D8" w:rsidRPr="00467BD6" w:rsidRDefault="00E051D8" w:rsidP="002D5755">
            <w:pPr>
              <w:rPr>
                <w:rFonts w:ascii="Times New Roman" w:hAnsi="Times New Roman" w:cs="Times New Roman"/>
              </w:rPr>
            </w:pPr>
          </w:p>
        </w:tc>
      </w:tr>
      <w:tr w:rsidR="00E051D8" w:rsidRPr="00E051D8" w:rsidTr="00467BD6">
        <w:tc>
          <w:tcPr>
            <w:tcW w:w="1164" w:type="dxa"/>
          </w:tcPr>
          <w:p w:rsidR="00E051D8" w:rsidRDefault="00E051D8" w:rsidP="002D5755">
            <w:pPr>
              <w:rPr>
                <w:rFonts w:ascii="Times New Roman" w:hAnsi="Times New Roman" w:cs="Times New Roman"/>
                <w:lang w:val="en-US"/>
              </w:rPr>
            </w:pPr>
            <w:r>
              <w:rPr>
                <w:rFonts w:ascii="Times New Roman" w:hAnsi="Times New Roman" w:cs="Times New Roman"/>
                <w:lang w:val="en-US"/>
              </w:rPr>
              <w:t>20/9-22/9</w:t>
            </w:r>
          </w:p>
        </w:tc>
        <w:tc>
          <w:tcPr>
            <w:tcW w:w="1016" w:type="dxa"/>
          </w:tcPr>
          <w:p w:rsidR="00E051D8" w:rsidRDefault="00E051D8" w:rsidP="002D5755">
            <w:pPr>
              <w:rPr>
                <w:rFonts w:ascii="Times New Roman" w:hAnsi="Times New Roman" w:cs="Times New Roman"/>
                <w:lang w:val="en-US"/>
              </w:rPr>
            </w:pPr>
            <w:r>
              <w:rPr>
                <w:rFonts w:ascii="Times New Roman" w:hAnsi="Times New Roman" w:cs="Times New Roman"/>
                <w:lang w:val="en-US"/>
              </w:rPr>
              <w:t>2</w:t>
            </w:r>
          </w:p>
        </w:tc>
        <w:tc>
          <w:tcPr>
            <w:tcW w:w="2472" w:type="dxa"/>
          </w:tcPr>
          <w:p w:rsidR="00E051D8" w:rsidRDefault="00E051D8" w:rsidP="002D5755">
            <w:pPr>
              <w:rPr>
                <w:rFonts w:ascii="Times New Roman" w:hAnsi="Times New Roman" w:cs="Times New Roman"/>
                <w:lang w:val="en-US"/>
              </w:rPr>
            </w:pPr>
            <w:r w:rsidRPr="00467BD6">
              <w:rPr>
                <w:rFonts w:ascii="Times New Roman" w:hAnsi="Times New Roman" w:cs="Times New Roman"/>
                <w:lang w:val="en-US"/>
              </w:rPr>
              <w:t>SPM</w:t>
            </w:r>
            <w:r>
              <w:rPr>
                <w:rFonts w:ascii="Times New Roman" w:hAnsi="Times New Roman" w:cs="Times New Roman"/>
                <w:lang w:val="en-US"/>
              </w:rPr>
              <w:t>2017</w:t>
            </w:r>
            <w:r w:rsidRPr="00467BD6">
              <w:rPr>
                <w:rFonts w:ascii="Times New Roman" w:hAnsi="Times New Roman" w:cs="Times New Roman"/>
                <w:lang w:val="en-US"/>
              </w:rPr>
              <w:t>_Phys</w:t>
            </w:r>
          </w:p>
          <w:p w:rsidR="00E051D8" w:rsidRDefault="00E051D8" w:rsidP="00E051D8">
            <w:pPr>
              <w:rPr>
                <w:rFonts w:ascii="Times New Roman" w:hAnsi="Times New Roman" w:cs="Times New Roman"/>
                <w:lang w:val="en-US"/>
              </w:rPr>
            </w:pPr>
            <w:r w:rsidRPr="00467BD6">
              <w:rPr>
                <w:rFonts w:ascii="Times New Roman" w:hAnsi="Times New Roman" w:cs="Times New Roman"/>
                <w:lang w:val="en-US"/>
              </w:rPr>
              <w:t>SPM</w:t>
            </w:r>
            <w:r>
              <w:rPr>
                <w:rFonts w:ascii="Times New Roman" w:hAnsi="Times New Roman" w:cs="Times New Roman"/>
                <w:lang w:val="en-US"/>
              </w:rPr>
              <w:t>2017</w:t>
            </w:r>
            <w:r>
              <w:rPr>
                <w:rFonts w:ascii="Times New Roman" w:hAnsi="Times New Roman" w:cs="Times New Roman"/>
                <w:lang w:val="en-US"/>
              </w:rPr>
              <w:t>_Phyt</w:t>
            </w:r>
          </w:p>
          <w:p w:rsidR="00E051D8" w:rsidRDefault="00E051D8" w:rsidP="00E051D8">
            <w:pPr>
              <w:rPr>
                <w:rFonts w:ascii="Times New Roman" w:hAnsi="Times New Roman" w:cs="Times New Roman"/>
                <w:lang w:val="en-US"/>
              </w:rPr>
            </w:pPr>
            <w:r w:rsidRPr="00467BD6">
              <w:rPr>
                <w:rFonts w:ascii="Times New Roman" w:hAnsi="Times New Roman" w:cs="Times New Roman"/>
                <w:lang w:val="en-US"/>
              </w:rPr>
              <w:t>SPM</w:t>
            </w:r>
            <w:r>
              <w:rPr>
                <w:rFonts w:ascii="Times New Roman" w:hAnsi="Times New Roman" w:cs="Times New Roman"/>
                <w:lang w:val="en-US"/>
              </w:rPr>
              <w:t>2017</w:t>
            </w:r>
            <w:r>
              <w:rPr>
                <w:rFonts w:ascii="Times New Roman" w:hAnsi="Times New Roman" w:cs="Times New Roman"/>
                <w:lang w:val="en-US"/>
              </w:rPr>
              <w:t>_Biv</w:t>
            </w:r>
          </w:p>
          <w:p w:rsidR="00E051D8" w:rsidRPr="00467BD6" w:rsidRDefault="00E051D8" w:rsidP="002D5755">
            <w:pPr>
              <w:rPr>
                <w:rFonts w:ascii="Times New Roman" w:hAnsi="Times New Roman" w:cs="Times New Roman"/>
                <w:lang w:val="en-US"/>
              </w:rPr>
            </w:pPr>
          </w:p>
        </w:tc>
        <w:tc>
          <w:tcPr>
            <w:tcW w:w="3376" w:type="dxa"/>
          </w:tcPr>
          <w:p w:rsidR="00E051D8" w:rsidRPr="00E051D8" w:rsidRDefault="00E051D8" w:rsidP="00E051D8">
            <w:pPr>
              <w:rPr>
                <w:rFonts w:ascii="Times New Roman" w:hAnsi="Times New Roman" w:cs="Times New Roman"/>
              </w:rPr>
            </w:pPr>
            <w:r w:rsidRPr="00E051D8">
              <w:rPr>
                <w:rFonts w:ascii="Times New Roman" w:hAnsi="Times New Roman" w:cs="Times New Roman"/>
              </w:rPr>
              <w:t xml:space="preserve">Récupération des mouillages et bivalves en mer </w:t>
            </w:r>
          </w:p>
        </w:tc>
        <w:tc>
          <w:tcPr>
            <w:tcW w:w="2040" w:type="dxa"/>
          </w:tcPr>
          <w:p w:rsidR="00E051D8" w:rsidRDefault="00E051D8" w:rsidP="002D5755">
            <w:pPr>
              <w:rPr>
                <w:rFonts w:ascii="Times New Roman" w:hAnsi="Times New Roman" w:cs="Times New Roman"/>
              </w:rPr>
            </w:pPr>
            <w:r>
              <w:rPr>
                <w:rFonts w:ascii="Times New Roman" w:hAnsi="Times New Roman" w:cs="Times New Roman"/>
              </w:rPr>
              <w:t>Phys: 4</w:t>
            </w:r>
          </w:p>
          <w:p w:rsidR="00E051D8" w:rsidRDefault="00E051D8" w:rsidP="002D5755">
            <w:pPr>
              <w:rPr>
                <w:rFonts w:ascii="Times New Roman" w:hAnsi="Times New Roman" w:cs="Times New Roman"/>
              </w:rPr>
            </w:pPr>
            <w:r>
              <w:rPr>
                <w:rFonts w:ascii="Times New Roman" w:hAnsi="Times New Roman" w:cs="Times New Roman"/>
              </w:rPr>
              <w:t>Phyt :1</w:t>
            </w:r>
          </w:p>
          <w:p w:rsidR="00E051D8" w:rsidRPr="00E051D8" w:rsidRDefault="00E051D8" w:rsidP="002D5755">
            <w:pPr>
              <w:rPr>
                <w:rFonts w:ascii="Times New Roman" w:hAnsi="Times New Roman" w:cs="Times New Roman"/>
              </w:rPr>
            </w:pPr>
            <w:r>
              <w:rPr>
                <w:rFonts w:ascii="Times New Roman" w:hAnsi="Times New Roman" w:cs="Times New Roman"/>
              </w:rPr>
              <w:t>Biv :  3</w:t>
            </w:r>
          </w:p>
        </w:tc>
      </w:tr>
    </w:tbl>
    <w:p w:rsidR="00467BD6" w:rsidRPr="00E051D8" w:rsidRDefault="00467BD6" w:rsidP="00467BD6">
      <w:pPr>
        <w:spacing w:line="240" w:lineRule="auto"/>
        <w:jc w:val="both"/>
        <w:rPr>
          <w:rFonts w:ascii="Times New Roman" w:hAnsi="Times New Roman" w:cs="Times New Roman"/>
          <w:sz w:val="24"/>
          <w:szCs w:val="24"/>
        </w:rPr>
      </w:pPr>
    </w:p>
    <w:p w:rsidR="00467BD6" w:rsidRPr="00E051D8" w:rsidRDefault="00467BD6" w:rsidP="00467BD6">
      <w:pPr>
        <w:spacing w:line="240" w:lineRule="auto"/>
        <w:jc w:val="both"/>
        <w:rPr>
          <w:rFonts w:ascii="Times New Roman" w:hAnsi="Times New Roman" w:cs="Times New Roman"/>
          <w:sz w:val="24"/>
          <w:szCs w:val="24"/>
        </w:rPr>
      </w:pPr>
    </w:p>
    <w:p w:rsidR="004F1934" w:rsidRPr="00E051D8" w:rsidRDefault="004F1934">
      <w:pPr>
        <w:rPr>
          <w:rFonts w:ascii="Times New Roman" w:eastAsia="Calibri" w:hAnsi="Times New Roman" w:cs="Times New Roman"/>
          <w:b/>
          <w:i/>
          <w:sz w:val="28"/>
        </w:rPr>
      </w:pPr>
    </w:p>
    <w:p w:rsidR="009E1477" w:rsidRPr="00BC518C" w:rsidRDefault="007147C8">
      <w:pPr>
        <w:rPr>
          <w:rFonts w:ascii="Times New Roman" w:eastAsia="Calibri" w:hAnsi="Times New Roman" w:cs="Times New Roman"/>
          <w:b/>
          <w:i/>
          <w:sz w:val="28"/>
        </w:rPr>
      </w:pPr>
      <w:r w:rsidRPr="00BC518C">
        <w:rPr>
          <w:rFonts w:ascii="Times New Roman" w:eastAsia="Calibri" w:hAnsi="Times New Roman" w:cs="Times New Roman"/>
          <w:b/>
          <w:i/>
          <w:sz w:val="28"/>
        </w:rPr>
        <w:t>Financement :</w:t>
      </w:r>
    </w:p>
    <w:p w:rsidR="00A412B0" w:rsidRPr="00BC518C" w:rsidRDefault="007147C8">
      <w:pPr>
        <w:jc w:val="both"/>
        <w:rPr>
          <w:rFonts w:ascii="Times New Roman" w:eastAsia="Calibri" w:hAnsi="Times New Roman" w:cs="Times New Roman"/>
          <w:sz w:val="24"/>
        </w:rPr>
      </w:pPr>
      <w:r w:rsidRPr="00BC518C">
        <w:rPr>
          <w:rFonts w:ascii="Times New Roman" w:eastAsia="Calibri" w:hAnsi="Times New Roman" w:cs="Times New Roman"/>
          <w:sz w:val="24"/>
        </w:rPr>
        <w:t xml:space="preserve">Ces campagnes sont soumises à l'approbation de la </w:t>
      </w:r>
      <w:r w:rsidR="00E23166" w:rsidRPr="00BC518C">
        <w:rPr>
          <w:rFonts w:ascii="Times New Roman" w:eastAsia="Calibri" w:hAnsi="Times New Roman" w:cs="Times New Roman"/>
          <w:sz w:val="24"/>
        </w:rPr>
        <w:t xml:space="preserve">Commission </w:t>
      </w:r>
      <w:r w:rsidRPr="00BC518C">
        <w:rPr>
          <w:rFonts w:ascii="Times New Roman" w:eastAsia="Calibri" w:hAnsi="Times New Roman" w:cs="Times New Roman"/>
          <w:sz w:val="24"/>
        </w:rPr>
        <w:t xml:space="preserve">Nationale de la Flotte </w:t>
      </w:r>
      <w:r w:rsidR="00A412B0" w:rsidRPr="00BC518C">
        <w:rPr>
          <w:rFonts w:ascii="Times New Roman" w:eastAsia="Calibri" w:hAnsi="Times New Roman" w:cs="Times New Roman"/>
          <w:sz w:val="24"/>
        </w:rPr>
        <w:t>Côtière</w:t>
      </w:r>
      <w:r w:rsidRPr="00BC518C">
        <w:rPr>
          <w:rFonts w:ascii="Times New Roman" w:eastAsia="Calibri" w:hAnsi="Times New Roman" w:cs="Times New Roman"/>
          <w:sz w:val="24"/>
        </w:rPr>
        <w:t xml:space="preserve"> qui jugera de leur pertinence du point de vue scientifique. </w:t>
      </w:r>
      <w:r w:rsidR="00E23166" w:rsidRPr="00BC518C">
        <w:rPr>
          <w:rFonts w:ascii="Times New Roman" w:eastAsia="Calibri" w:hAnsi="Times New Roman" w:cs="Times New Roman"/>
          <w:sz w:val="24"/>
        </w:rPr>
        <w:t>Si</w:t>
      </w:r>
      <w:r w:rsidR="000E55C7" w:rsidRPr="00BC518C">
        <w:rPr>
          <w:rFonts w:ascii="Times New Roman" w:eastAsia="Calibri" w:hAnsi="Times New Roman" w:cs="Times New Roman"/>
          <w:sz w:val="24"/>
        </w:rPr>
        <w:t xml:space="preserve"> </w:t>
      </w:r>
      <w:r w:rsidRPr="00BC518C">
        <w:rPr>
          <w:rFonts w:ascii="Times New Roman" w:eastAsia="Calibri" w:hAnsi="Times New Roman" w:cs="Times New Roman"/>
          <w:sz w:val="24"/>
        </w:rPr>
        <w:t xml:space="preserve">elles sont acceptées, elles </w:t>
      </w:r>
      <w:r w:rsidRPr="00BC518C">
        <w:rPr>
          <w:rFonts w:ascii="Times New Roman" w:eastAsia="Calibri" w:hAnsi="Times New Roman" w:cs="Times New Roman"/>
          <w:sz w:val="24"/>
        </w:rPr>
        <w:lastRenderedPageBreak/>
        <w:t>bénéfic</w:t>
      </w:r>
      <w:r w:rsidR="00082205" w:rsidRPr="00BC518C">
        <w:rPr>
          <w:rFonts w:ascii="Times New Roman" w:eastAsia="Calibri" w:hAnsi="Times New Roman" w:cs="Times New Roman"/>
          <w:sz w:val="24"/>
        </w:rPr>
        <w:t>ieront des moyens l'UMS (Unité Mixte de S</w:t>
      </w:r>
      <w:r w:rsidRPr="00BC518C">
        <w:rPr>
          <w:rFonts w:ascii="Times New Roman" w:eastAsia="Calibri" w:hAnsi="Times New Roman" w:cs="Times New Roman"/>
          <w:sz w:val="24"/>
        </w:rPr>
        <w:t>ervice) Flotte</w:t>
      </w:r>
      <w:r w:rsidR="00082205" w:rsidRPr="00BC518C">
        <w:rPr>
          <w:rStyle w:val="Appelnotedebasdep"/>
          <w:rFonts w:ascii="Times New Roman" w:eastAsia="Calibri" w:hAnsi="Times New Roman" w:cs="Times New Roman"/>
          <w:sz w:val="24"/>
        </w:rPr>
        <w:footnoteReference w:id="11"/>
      </w:r>
      <w:r w:rsidRPr="00BC518C">
        <w:rPr>
          <w:rFonts w:ascii="Times New Roman" w:eastAsia="Calibri" w:hAnsi="Times New Roman" w:cs="Times New Roman"/>
          <w:sz w:val="24"/>
        </w:rPr>
        <w:t xml:space="preserve"> qui fait partie des TGIR</w:t>
      </w:r>
      <w:r w:rsidR="00082205" w:rsidRPr="00BC518C">
        <w:rPr>
          <w:rStyle w:val="Appelnotedebasdep"/>
          <w:rFonts w:ascii="Times New Roman" w:eastAsia="Calibri" w:hAnsi="Times New Roman" w:cs="Times New Roman"/>
          <w:sz w:val="24"/>
        </w:rPr>
        <w:footnoteReference w:id="12"/>
      </w:r>
      <w:r w:rsidRPr="00BC518C">
        <w:rPr>
          <w:rFonts w:ascii="Times New Roman" w:eastAsia="Calibri" w:hAnsi="Times New Roman" w:cs="Times New Roman"/>
          <w:sz w:val="24"/>
        </w:rPr>
        <w:t xml:space="preserve"> (Très grande</w:t>
      </w:r>
      <w:r w:rsidR="00082205" w:rsidRPr="00BC518C">
        <w:rPr>
          <w:rFonts w:ascii="Times New Roman" w:eastAsia="Calibri" w:hAnsi="Times New Roman" w:cs="Times New Roman"/>
          <w:sz w:val="24"/>
        </w:rPr>
        <w:t>s</w:t>
      </w:r>
      <w:r w:rsidRPr="00BC518C">
        <w:rPr>
          <w:rFonts w:ascii="Times New Roman" w:eastAsia="Calibri" w:hAnsi="Times New Roman" w:cs="Times New Roman"/>
          <w:sz w:val="24"/>
        </w:rPr>
        <w:t xml:space="preserve"> infrastructure</w:t>
      </w:r>
      <w:r w:rsidR="00082205" w:rsidRPr="00BC518C">
        <w:rPr>
          <w:rFonts w:ascii="Times New Roman" w:eastAsia="Calibri" w:hAnsi="Times New Roman" w:cs="Times New Roman"/>
          <w:sz w:val="24"/>
        </w:rPr>
        <w:t xml:space="preserve">s </w:t>
      </w:r>
      <w:r w:rsidRPr="00BC518C">
        <w:rPr>
          <w:rFonts w:ascii="Times New Roman" w:eastAsia="Calibri" w:hAnsi="Times New Roman" w:cs="Times New Roman"/>
          <w:sz w:val="24"/>
        </w:rPr>
        <w:t>de Recherche)</w:t>
      </w:r>
      <w:r w:rsidR="00A412B0" w:rsidRPr="00BC518C">
        <w:rPr>
          <w:rFonts w:ascii="Times New Roman" w:eastAsia="Calibri" w:hAnsi="Times New Roman" w:cs="Times New Roman"/>
          <w:sz w:val="24"/>
        </w:rPr>
        <w:t xml:space="preserve"> française</w:t>
      </w:r>
      <w:r w:rsidR="00E23166" w:rsidRPr="00BC518C">
        <w:rPr>
          <w:rFonts w:ascii="Times New Roman" w:eastAsia="Calibri" w:hAnsi="Times New Roman" w:cs="Times New Roman"/>
          <w:sz w:val="24"/>
        </w:rPr>
        <w:t>s</w:t>
      </w:r>
      <w:r w:rsidR="00A412B0" w:rsidRPr="00BC518C">
        <w:rPr>
          <w:rFonts w:ascii="Times New Roman" w:eastAsia="Calibri" w:hAnsi="Times New Roman" w:cs="Times New Roman"/>
          <w:sz w:val="24"/>
        </w:rPr>
        <w:t>. Un</w:t>
      </w:r>
      <w:r w:rsidRPr="00BC518C">
        <w:rPr>
          <w:rFonts w:ascii="Times New Roman" w:eastAsia="Calibri" w:hAnsi="Times New Roman" w:cs="Times New Roman"/>
          <w:sz w:val="24"/>
        </w:rPr>
        <w:t xml:space="preserve"> navire </w:t>
      </w:r>
      <w:r w:rsidR="00273D35" w:rsidRPr="00BC518C">
        <w:rPr>
          <w:rFonts w:ascii="Times New Roman" w:eastAsia="Calibri" w:hAnsi="Times New Roman" w:cs="Times New Roman"/>
          <w:sz w:val="24"/>
        </w:rPr>
        <w:t>de la flotte l'océanographique</w:t>
      </w:r>
      <w:r w:rsidR="00A412B0" w:rsidRPr="00BC518C">
        <w:rPr>
          <w:rFonts w:ascii="Times New Roman" w:eastAsia="Calibri" w:hAnsi="Times New Roman" w:cs="Times New Roman"/>
          <w:sz w:val="24"/>
        </w:rPr>
        <w:t xml:space="preserve"> (l'Antéa) </w:t>
      </w:r>
      <w:r w:rsidRPr="00BC518C">
        <w:rPr>
          <w:rFonts w:ascii="Times New Roman" w:eastAsia="Calibri" w:hAnsi="Times New Roman" w:cs="Times New Roman"/>
          <w:sz w:val="24"/>
        </w:rPr>
        <w:t xml:space="preserve">armé d'un équipage </w:t>
      </w:r>
      <w:r w:rsidR="00A412B0" w:rsidRPr="00BC518C">
        <w:rPr>
          <w:rFonts w:ascii="Times New Roman" w:eastAsia="Calibri" w:hAnsi="Times New Roman" w:cs="Times New Roman"/>
          <w:sz w:val="24"/>
        </w:rPr>
        <w:t>dédié</w:t>
      </w:r>
      <w:r w:rsidRPr="00BC518C">
        <w:rPr>
          <w:rFonts w:ascii="Times New Roman" w:eastAsia="Calibri" w:hAnsi="Times New Roman" w:cs="Times New Roman"/>
          <w:sz w:val="24"/>
        </w:rPr>
        <w:t xml:space="preserve"> et </w:t>
      </w:r>
      <w:r w:rsidR="00A412B0" w:rsidRPr="00BC518C">
        <w:rPr>
          <w:rFonts w:ascii="Times New Roman" w:eastAsia="Calibri" w:hAnsi="Times New Roman" w:cs="Times New Roman"/>
          <w:sz w:val="24"/>
        </w:rPr>
        <w:t xml:space="preserve">pouvant mettre en œuvre </w:t>
      </w:r>
      <w:r w:rsidRPr="00BC518C">
        <w:rPr>
          <w:rFonts w:ascii="Times New Roman" w:eastAsia="Calibri" w:hAnsi="Times New Roman" w:cs="Times New Roman"/>
          <w:sz w:val="24"/>
        </w:rPr>
        <w:t xml:space="preserve">des instruments </w:t>
      </w:r>
      <w:r w:rsidR="00A412B0" w:rsidRPr="00BC518C">
        <w:rPr>
          <w:rFonts w:ascii="Times New Roman" w:eastAsia="Calibri" w:hAnsi="Times New Roman" w:cs="Times New Roman"/>
          <w:sz w:val="24"/>
        </w:rPr>
        <w:t xml:space="preserve">adaptés </w:t>
      </w:r>
      <w:r w:rsidRPr="00BC518C">
        <w:rPr>
          <w:rFonts w:ascii="Times New Roman" w:eastAsia="Calibri" w:hAnsi="Times New Roman" w:cs="Times New Roman"/>
          <w:sz w:val="24"/>
        </w:rPr>
        <w:t>du parc national ou de différents laboratoires sera donc mis à la disposition des scientifiques.</w:t>
      </w:r>
    </w:p>
    <w:p w:rsidR="009E1477" w:rsidRPr="00BC518C" w:rsidRDefault="00A412B0">
      <w:pPr>
        <w:jc w:val="both"/>
        <w:rPr>
          <w:rFonts w:ascii="Times New Roman" w:eastAsia="Calibri" w:hAnsi="Times New Roman" w:cs="Times New Roman"/>
          <w:sz w:val="24"/>
        </w:rPr>
      </w:pPr>
      <w:r w:rsidRPr="00BC518C">
        <w:rPr>
          <w:rFonts w:ascii="Times New Roman" w:eastAsia="Calibri" w:hAnsi="Times New Roman" w:cs="Times New Roman"/>
          <w:sz w:val="24"/>
        </w:rPr>
        <w:t xml:space="preserve">Le </w:t>
      </w:r>
      <w:r w:rsidR="007147C8" w:rsidRPr="00BC518C">
        <w:rPr>
          <w:rFonts w:ascii="Times New Roman" w:eastAsia="Calibri" w:hAnsi="Times New Roman" w:cs="Times New Roman"/>
          <w:sz w:val="24"/>
        </w:rPr>
        <w:t xml:space="preserve">cout </w:t>
      </w:r>
      <w:r w:rsidRPr="00BC518C">
        <w:rPr>
          <w:rFonts w:ascii="Times New Roman" w:eastAsia="Calibri" w:hAnsi="Times New Roman" w:cs="Times New Roman"/>
          <w:sz w:val="24"/>
        </w:rPr>
        <w:t>du déploiement de ce navire sera</w:t>
      </w:r>
      <w:r w:rsidR="007147C8" w:rsidRPr="00BC518C">
        <w:rPr>
          <w:rFonts w:ascii="Times New Roman" w:eastAsia="Calibri" w:hAnsi="Times New Roman" w:cs="Times New Roman"/>
          <w:sz w:val="24"/>
        </w:rPr>
        <w:t xml:space="preserve"> donc pris en charge par la communauté nationale</w:t>
      </w:r>
      <w:r w:rsidRPr="00BC518C">
        <w:rPr>
          <w:rFonts w:ascii="Times New Roman" w:eastAsia="Calibri" w:hAnsi="Times New Roman" w:cs="Times New Roman"/>
          <w:sz w:val="24"/>
        </w:rPr>
        <w:t xml:space="preserve"> de recherche scientifique</w:t>
      </w:r>
      <w:r w:rsidR="007147C8" w:rsidRPr="00BC518C">
        <w:rPr>
          <w:rFonts w:ascii="Times New Roman" w:eastAsia="Calibri" w:hAnsi="Times New Roman" w:cs="Times New Roman"/>
          <w:sz w:val="24"/>
        </w:rPr>
        <w:t xml:space="preserve">. A titre indicatif, le </w:t>
      </w:r>
      <w:r w:rsidR="00E23166" w:rsidRPr="00BC518C">
        <w:rPr>
          <w:rFonts w:ascii="Times New Roman" w:eastAsia="Calibri" w:hAnsi="Times New Roman" w:cs="Times New Roman"/>
          <w:sz w:val="24"/>
        </w:rPr>
        <w:t xml:space="preserve">coût </w:t>
      </w:r>
      <w:r w:rsidR="007147C8" w:rsidRPr="00BC518C">
        <w:rPr>
          <w:rFonts w:ascii="Times New Roman" w:eastAsia="Calibri" w:hAnsi="Times New Roman" w:cs="Times New Roman"/>
          <w:sz w:val="24"/>
        </w:rPr>
        <w:t>journée d'Antéa</w:t>
      </w:r>
      <w:r w:rsidR="000E55C7" w:rsidRPr="00BC518C">
        <w:rPr>
          <w:rFonts w:ascii="Times New Roman" w:eastAsia="Calibri" w:hAnsi="Times New Roman" w:cs="Times New Roman"/>
          <w:sz w:val="24"/>
        </w:rPr>
        <w:t xml:space="preserve"> </w:t>
      </w:r>
      <w:r w:rsidRPr="00BC518C">
        <w:rPr>
          <w:rFonts w:ascii="Times New Roman" w:eastAsia="Calibri" w:hAnsi="Times New Roman" w:cs="Times New Roman"/>
          <w:sz w:val="24"/>
        </w:rPr>
        <w:t>e</w:t>
      </w:r>
      <w:r w:rsidR="007147C8" w:rsidRPr="00BC518C">
        <w:rPr>
          <w:rFonts w:ascii="Times New Roman" w:eastAsia="Calibri" w:hAnsi="Times New Roman" w:cs="Times New Roman"/>
          <w:sz w:val="24"/>
        </w:rPr>
        <w:t xml:space="preserve">st de </w:t>
      </w:r>
      <w:r w:rsidRPr="00BC518C">
        <w:rPr>
          <w:rFonts w:ascii="Times New Roman" w:eastAsia="Calibri" w:hAnsi="Times New Roman" w:cs="Times New Roman"/>
          <w:sz w:val="24"/>
        </w:rPr>
        <w:t xml:space="preserve">l'ordre de </w:t>
      </w:r>
      <w:r w:rsidR="00E23166" w:rsidRPr="00BC518C">
        <w:rPr>
          <w:rFonts w:ascii="Times New Roman" w:eastAsia="Calibri" w:hAnsi="Times New Roman" w:cs="Times New Roman"/>
          <w:sz w:val="24"/>
        </w:rPr>
        <w:t>10 </w:t>
      </w:r>
      <w:r w:rsidR="007147C8" w:rsidRPr="00BC518C">
        <w:rPr>
          <w:rFonts w:ascii="Times New Roman" w:eastAsia="Calibri" w:hAnsi="Times New Roman" w:cs="Times New Roman"/>
          <w:sz w:val="24"/>
        </w:rPr>
        <w:t xml:space="preserve">000€, ce qui correspondrait à </w:t>
      </w:r>
      <w:r w:rsidR="00E23166" w:rsidRPr="00BC518C">
        <w:rPr>
          <w:rFonts w:ascii="Times New Roman" w:eastAsia="Calibri" w:hAnsi="Times New Roman" w:cs="Times New Roman"/>
          <w:sz w:val="24"/>
        </w:rPr>
        <w:t> 750 </w:t>
      </w:r>
      <w:r w:rsidR="007147C8" w:rsidRPr="00BC518C">
        <w:rPr>
          <w:rFonts w:ascii="Times New Roman" w:eastAsia="Calibri" w:hAnsi="Times New Roman" w:cs="Times New Roman"/>
          <w:sz w:val="24"/>
        </w:rPr>
        <w:t xml:space="preserve">000€ pour 75 jours de mer (transit non compris). </w:t>
      </w:r>
    </w:p>
    <w:p w:rsidR="00FC1CE4" w:rsidRPr="00BC518C" w:rsidRDefault="00A412B0">
      <w:pPr>
        <w:jc w:val="both"/>
        <w:rPr>
          <w:rFonts w:ascii="Times New Roman" w:eastAsia="Calibri" w:hAnsi="Times New Roman" w:cs="Times New Roman"/>
          <w:sz w:val="24"/>
        </w:rPr>
      </w:pPr>
      <w:r w:rsidRPr="00BC518C">
        <w:rPr>
          <w:rFonts w:ascii="Times New Roman" w:eastAsia="Calibri" w:hAnsi="Times New Roman" w:cs="Times New Roman"/>
          <w:sz w:val="24"/>
        </w:rPr>
        <w:t>Néanmoins</w:t>
      </w:r>
      <w:r w:rsidR="007147C8" w:rsidRPr="00BC518C">
        <w:rPr>
          <w:rFonts w:ascii="Times New Roman" w:eastAsia="Calibri" w:hAnsi="Times New Roman" w:cs="Times New Roman"/>
          <w:sz w:val="24"/>
        </w:rPr>
        <w:t xml:space="preserve">, pour </w:t>
      </w:r>
      <w:r w:rsidR="003A3766" w:rsidRPr="00BC518C">
        <w:rPr>
          <w:rFonts w:ascii="Times New Roman" w:eastAsia="Calibri" w:hAnsi="Times New Roman" w:cs="Times New Roman"/>
          <w:sz w:val="24"/>
        </w:rPr>
        <w:t xml:space="preserve">que ces </w:t>
      </w:r>
      <w:r w:rsidR="007147C8" w:rsidRPr="00BC518C">
        <w:rPr>
          <w:rFonts w:ascii="Times New Roman" w:eastAsia="Calibri" w:hAnsi="Times New Roman" w:cs="Times New Roman"/>
          <w:sz w:val="24"/>
        </w:rPr>
        <w:t>campagnes puissent avoir lieu, il est nécessaire de prévoir l</w:t>
      </w:r>
      <w:r w:rsidRPr="00BC518C">
        <w:rPr>
          <w:rFonts w:ascii="Times New Roman" w:eastAsia="Calibri" w:hAnsi="Times New Roman" w:cs="Times New Roman"/>
          <w:sz w:val="24"/>
        </w:rPr>
        <w:t xml:space="preserve">es transports des scientifiques </w:t>
      </w:r>
      <w:r w:rsidR="007147C8" w:rsidRPr="00BC518C">
        <w:rPr>
          <w:rFonts w:ascii="Times New Roman" w:eastAsia="Calibri" w:hAnsi="Times New Roman" w:cs="Times New Roman"/>
          <w:sz w:val="24"/>
        </w:rPr>
        <w:t xml:space="preserve">et de leur matériel à SPM. D'autre part, </w:t>
      </w:r>
      <w:r w:rsidR="00E23166" w:rsidRPr="00BC518C">
        <w:rPr>
          <w:rFonts w:ascii="Times New Roman" w:eastAsia="Calibri" w:hAnsi="Times New Roman" w:cs="Times New Roman"/>
          <w:sz w:val="24"/>
        </w:rPr>
        <w:t>certains</w:t>
      </w:r>
      <w:r w:rsidR="002E2BED" w:rsidRPr="00BC518C">
        <w:rPr>
          <w:rFonts w:ascii="Times New Roman" w:eastAsia="Calibri" w:hAnsi="Times New Roman" w:cs="Times New Roman"/>
          <w:sz w:val="24"/>
        </w:rPr>
        <w:t xml:space="preserve"> </w:t>
      </w:r>
      <w:r w:rsidRPr="00BC518C">
        <w:rPr>
          <w:rFonts w:ascii="Times New Roman" w:eastAsia="Calibri" w:hAnsi="Times New Roman" w:cs="Times New Roman"/>
          <w:sz w:val="24"/>
        </w:rPr>
        <w:t>équipement</w:t>
      </w:r>
      <w:r w:rsidR="00E23166" w:rsidRPr="00BC518C">
        <w:rPr>
          <w:rFonts w:ascii="Times New Roman" w:eastAsia="Calibri" w:hAnsi="Times New Roman" w:cs="Times New Roman"/>
          <w:sz w:val="24"/>
        </w:rPr>
        <w:t>s</w:t>
      </w:r>
      <w:r w:rsidR="000E55C7" w:rsidRPr="00BC518C">
        <w:rPr>
          <w:rFonts w:ascii="Times New Roman" w:eastAsia="Calibri" w:hAnsi="Times New Roman" w:cs="Times New Roman"/>
          <w:sz w:val="24"/>
        </w:rPr>
        <w:t xml:space="preserve"> </w:t>
      </w:r>
      <w:r w:rsidR="007147C8" w:rsidRPr="00BC518C">
        <w:rPr>
          <w:rFonts w:ascii="Times New Roman" w:eastAsia="Calibri" w:hAnsi="Times New Roman" w:cs="Times New Roman"/>
          <w:sz w:val="24"/>
        </w:rPr>
        <w:t>scientifiques</w:t>
      </w:r>
      <w:r w:rsidRPr="00BC518C">
        <w:rPr>
          <w:rFonts w:ascii="Times New Roman" w:eastAsia="Calibri" w:hAnsi="Times New Roman" w:cs="Times New Roman"/>
          <w:sz w:val="24"/>
        </w:rPr>
        <w:t xml:space="preserve"> n</w:t>
      </w:r>
      <w:r w:rsidR="00E23166" w:rsidRPr="00BC518C">
        <w:rPr>
          <w:rFonts w:ascii="Times New Roman" w:eastAsia="Calibri" w:hAnsi="Times New Roman" w:cs="Times New Roman"/>
          <w:sz w:val="24"/>
        </w:rPr>
        <w:t xml:space="preserve">e sont </w:t>
      </w:r>
      <w:r w:rsidRPr="00BC518C">
        <w:rPr>
          <w:rFonts w:ascii="Times New Roman" w:eastAsia="Calibri" w:hAnsi="Times New Roman" w:cs="Times New Roman"/>
          <w:sz w:val="24"/>
        </w:rPr>
        <w:t xml:space="preserve"> pas présent</w:t>
      </w:r>
      <w:r w:rsidR="00E23166" w:rsidRPr="00BC518C">
        <w:rPr>
          <w:rFonts w:ascii="Times New Roman" w:eastAsia="Calibri" w:hAnsi="Times New Roman" w:cs="Times New Roman"/>
          <w:sz w:val="24"/>
        </w:rPr>
        <w:t>s</w:t>
      </w:r>
      <w:r w:rsidRPr="00BC518C">
        <w:rPr>
          <w:rFonts w:ascii="Times New Roman" w:eastAsia="Calibri" w:hAnsi="Times New Roman" w:cs="Times New Roman"/>
          <w:sz w:val="24"/>
        </w:rPr>
        <w:t xml:space="preserve"> sur l'Antéa e</w:t>
      </w:r>
      <w:r w:rsidR="007147C8" w:rsidRPr="00BC518C">
        <w:rPr>
          <w:rFonts w:ascii="Times New Roman" w:eastAsia="Calibri" w:hAnsi="Times New Roman" w:cs="Times New Roman"/>
          <w:sz w:val="24"/>
        </w:rPr>
        <w:t xml:space="preserve">t </w:t>
      </w:r>
      <w:r w:rsidR="00E23166" w:rsidRPr="00BC518C">
        <w:rPr>
          <w:rFonts w:ascii="Times New Roman" w:eastAsia="Calibri" w:hAnsi="Times New Roman" w:cs="Times New Roman"/>
          <w:sz w:val="24"/>
        </w:rPr>
        <w:t xml:space="preserve">devront </w:t>
      </w:r>
      <w:r w:rsidR="007147C8" w:rsidRPr="00BC518C">
        <w:rPr>
          <w:rFonts w:ascii="Times New Roman" w:eastAsia="Calibri" w:hAnsi="Times New Roman" w:cs="Times New Roman"/>
          <w:sz w:val="24"/>
        </w:rPr>
        <w:t>donc être loué</w:t>
      </w:r>
      <w:r w:rsidR="00E23166" w:rsidRPr="00BC518C">
        <w:rPr>
          <w:rFonts w:ascii="Times New Roman" w:eastAsia="Calibri" w:hAnsi="Times New Roman" w:cs="Times New Roman"/>
          <w:sz w:val="24"/>
        </w:rPr>
        <w:t>s</w:t>
      </w:r>
      <w:r w:rsidR="007147C8" w:rsidRPr="00BC518C">
        <w:rPr>
          <w:rFonts w:ascii="Times New Roman" w:eastAsia="Calibri" w:hAnsi="Times New Roman" w:cs="Times New Roman"/>
          <w:sz w:val="24"/>
        </w:rPr>
        <w:t xml:space="preserve">. Une partie de ces </w:t>
      </w:r>
      <w:r w:rsidR="00E23166" w:rsidRPr="00BC518C">
        <w:rPr>
          <w:rFonts w:ascii="Times New Roman" w:eastAsia="Calibri" w:hAnsi="Times New Roman" w:cs="Times New Roman"/>
          <w:sz w:val="24"/>
        </w:rPr>
        <w:t xml:space="preserve">coûts </w:t>
      </w:r>
      <w:r w:rsidR="007147C8" w:rsidRPr="00BC518C">
        <w:rPr>
          <w:rFonts w:ascii="Times New Roman" w:eastAsia="Calibri" w:hAnsi="Times New Roman" w:cs="Times New Roman"/>
          <w:sz w:val="24"/>
        </w:rPr>
        <w:t>de fonctionnement peut être pris</w:t>
      </w:r>
      <w:r w:rsidR="00E23166" w:rsidRPr="00BC518C">
        <w:rPr>
          <w:rFonts w:ascii="Times New Roman" w:eastAsia="Calibri" w:hAnsi="Times New Roman" w:cs="Times New Roman"/>
          <w:sz w:val="24"/>
        </w:rPr>
        <w:t>e</w:t>
      </w:r>
      <w:r w:rsidR="007147C8" w:rsidRPr="00BC518C">
        <w:rPr>
          <w:rFonts w:ascii="Times New Roman" w:eastAsia="Calibri" w:hAnsi="Times New Roman" w:cs="Times New Roman"/>
          <w:sz w:val="24"/>
        </w:rPr>
        <w:t xml:space="preserve"> en charge par des programmes de recherche nationaux ou </w:t>
      </w:r>
      <w:r w:rsidR="00FC1CE4" w:rsidRPr="00BC518C">
        <w:rPr>
          <w:rFonts w:ascii="Times New Roman" w:eastAsia="Calibri" w:hAnsi="Times New Roman" w:cs="Times New Roman"/>
          <w:sz w:val="24"/>
        </w:rPr>
        <w:t>internationaux</w:t>
      </w:r>
      <w:r w:rsidR="007147C8" w:rsidRPr="00BC518C">
        <w:rPr>
          <w:rFonts w:ascii="Times New Roman" w:eastAsia="Calibri" w:hAnsi="Times New Roman" w:cs="Times New Roman"/>
          <w:sz w:val="24"/>
        </w:rPr>
        <w:t>. C'est le cas du projet</w:t>
      </w:r>
      <w:r w:rsidR="00FC1CE4" w:rsidRPr="00BC518C">
        <w:rPr>
          <w:rFonts w:ascii="Times New Roman" w:eastAsia="Calibri" w:hAnsi="Times New Roman" w:cs="Times New Roman"/>
          <w:sz w:val="24"/>
        </w:rPr>
        <w:t xml:space="preserve"> inter-organisme</w:t>
      </w:r>
      <w:r w:rsidR="00433BD8" w:rsidRPr="00BC518C">
        <w:rPr>
          <w:rFonts w:ascii="Times New Roman" w:eastAsia="Calibri" w:hAnsi="Times New Roman" w:cs="Times New Roman"/>
          <w:sz w:val="24"/>
        </w:rPr>
        <w:t>s</w:t>
      </w:r>
      <w:r w:rsidR="00FC1CE4" w:rsidRPr="00BC518C">
        <w:rPr>
          <w:rFonts w:ascii="Times New Roman" w:eastAsia="Calibri" w:hAnsi="Times New Roman" w:cs="Times New Roman"/>
          <w:sz w:val="24"/>
        </w:rPr>
        <w:t>"Matisse" centré sur la physique et l'étude des bivalves</w:t>
      </w:r>
      <w:r w:rsidR="00FC1CE4" w:rsidRPr="00BC518C">
        <w:rPr>
          <w:rStyle w:val="Appelnotedebasdep"/>
          <w:rFonts w:ascii="Times New Roman" w:eastAsia="Calibri" w:hAnsi="Times New Roman" w:cs="Times New Roman"/>
          <w:sz w:val="24"/>
        </w:rPr>
        <w:footnoteReference w:id="13"/>
      </w:r>
      <w:r w:rsidR="00FC1CE4" w:rsidRPr="00BC518C">
        <w:rPr>
          <w:rFonts w:ascii="Times New Roman" w:eastAsia="Calibri" w:hAnsi="Times New Roman" w:cs="Times New Roman"/>
          <w:sz w:val="24"/>
        </w:rPr>
        <w:t>qui pourra financer une partie de ce fonctionnement. De même, les rapprochements en cours des laboratoires français et canadiens pourra</w:t>
      </w:r>
      <w:r w:rsidR="00E23166" w:rsidRPr="00BC518C">
        <w:rPr>
          <w:rFonts w:ascii="Times New Roman" w:eastAsia="Calibri" w:hAnsi="Times New Roman" w:cs="Times New Roman"/>
          <w:sz w:val="24"/>
        </w:rPr>
        <w:t>ient permettre de</w:t>
      </w:r>
      <w:r w:rsidR="00FC1CE4" w:rsidRPr="00BC518C">
        <w:rPr>
          <w:rFonts w:ascii="Times New Roman" w:eastAsia="Calibri" w:hAnsi="Times New Roman" w:cs="Times New Roman"/>
          <w:sz w:val="24"/>
        </w:rPr>
        <w:t xml:space="preserve"> financer quelques missions.</w:t>
      </w:r>
    </w:p>
    <w:p w:rsidR="001E55F5" w:rsidRPr="00BC518C" w:rsidRDefault="00FC1CE4" w:rsidP="002E2BED">
      <w:pPr>
        <w:jc w:val="both"/>
        <w:rPr>
          <w:rFonts w:ascii="Times New Roman" w:eastAsia="Calibri" w:hAnsi="Times New Roman" w:cs="Times New Roman"/>
          <w:sz w:val="24"/>
        </w:rPr>
      </w:pPr>
      <w:r w:rsidRPr="00BC518C">
        <w:rPr>
          <w:rFonts w:ascii="Times New Roman" w:eastAsia="Calibri" w:hAnsi="Times New Roman" w:cs="Times New Roman"/>
          <w:sz w:val="24"/>
        </w:rPr>
        <w:t>Cependant, certaines opération</w:t>
      </w:r>
      <w:r w:rsidR="00893620" w:rsidRPr="00BC518C">
        <w:rPr>
          <w:rFonts w:ascii="Times New Roman" w:eastAsia="Calibri" w:hAnsi="Times New Roman" w:cs="Times New Roman"/>
          <w:sz w:val="24"/>
        </w:rPr>
        <w:t>s</w:t>
      </w:r>
      <w:r w:rsidRPr="00BC518C">
        <w:rPr>
          <w:rFonts w:ascii="Times New Roman" w:eastAsia="Calibri" w:hAnsi="Times New Roman" w:cs="Times New Roman"/>
          <w:sz w:val="24"/>
        </w:rPr>
        <w:t xml:space="preserve"> lourdes </w:t>
      </w:r>
      <w:r w:rsidR="00433BD8" w:rsidRPr="00BC518C">
        <w:rPr>
          <w:rFonts w:ascii="Times New Roman" w:eastAsia="Calibri" w:hAnsi="Times New Roman" w:cs="Times New Roman"/>
          <w:sz w:val="24"/>
        </w:rPr>
        <w:t xml:space="preserve">et </w:t>
      </w:r>
      <w:r w:rsidR="00E23166" w:rsidRPr="00BC518C">
        <w:rPr>
          <w:rFonts w:ascii="Times New Roman" w:eastAsia="Calibri" w:hAnsi="Times New Roman" w:cs="Times New Roman"/>
          <w:sz w:val="24"/>
        </w:rPr>
        <w:t xml:space="preserve">coûteuses </w:t>
      </w:r>
      <w:r w:rsidRPr="00BC518C">
        <w:rPr>
          <w:rFonts w:ascii="Times New Roman" w:eastAsia="Calibri" w:hAnsi="Times New Roman" w:cs="Times New Roman"/>
          <w:sz w:val="24"/>
        </w:rPr>
        <w:t xml:space="preserve">(géosciences marines et prospection halieutique) en terme </w:t>
      </w:r>
      <w:r w:rsidR="00E23166" w:rsidRPr="00BC518C">
        <w:rPr>
          <w:rFonts w:ascii="Times New Roman" w:eastAsia="Calibri" w:hAnsi="Times New Roman" w:cs="Times New Roman"/>
          <w:sz w:val="24"/>
        </w:rPr>
        <w:t>de</w:t>
      </w:r>
      <w:r w:rsidR="002E2BED" w:rsidRPr="00BC518C">
        <w:rPr>
          <w:rFonts w:ascii="Times New Roman" w:eastAsia="Calibri" w:hAnsi="Times New Roman" w:cs="Times New Roman"/>
          <w:sz w:val="24"/>
        </w:rPr>
        <w:t xml:space="preserve"> </w:t>
      </w:r>
      <w:r w:rsidRPr="00BC518C">
        <w:rPr>
          <w:rFonts w:ascii="Times New Roman" w:eastAsia="Calibri" w:hAnsi="Times New Roman" w:cs="Times New Roman"/>
          <w:sz w:val="24"/>
        </w:rPr>
        <w:t>jours de mer et de matériel embarqué</w:t>
      </w:r>
      <w:r w:rsidR="00E23166" w:rsidRPr="00BC518C">
        <w:rPr>
          <w:rFonts w:ascii="Times New Roman" w:eastAsia="Calibri" w:hAnsi="Times New Roman" w:cs="Times New Roman"/>
          <w:sz w:val="24"/>
        </w:rPr>
        <w:t>,</w:t>
      </w:r>
      <w:r w:rsidR="00893620" w:rsidRPr="00BC518C">
        <w:rPr>
          <w:rFonts w:ascii="Times New Roman" w:eastAsia="Calibri" w:hAnsi="Times New Roman" w:cs="Times New Roman"/>
          <w:sz w:val="24"/>
        </w:rPr>
        <w:t xml:space="preserve">mais nécessaires tant pour la progression des connaissances que pour le développement économique de l'archipel </w:t>
      </w:r>
      <w:r w:rsidRPr="00BC518C">
        <w:rPr>
          <w:rFonts w:ascii="Times New Roman" w:eastAsia="Calibri" w:hAnsi="Times New Roman" w:cs="Times New Roman"/>
          <w:sz w:val="24"/>
        </w:rPr>
        <w:t xml:space="preserve">ne disposent pas </w:t>
      </w:r>
      <w:r w:rsidR="00433BD8" w:rsidRPr="00BC518C">
        <w:rPr>
          <w:rFonts w:ascii="Times New Roman" w:eastAsia="Calibri" w:hAnsi="Times New Roman" w:cs="Times New Roman"/>
          <w:sz w:val="24"/>
        </w:rPr>
        <w:t xml:space="preserve">encore </w:t>
      </w:r>
      <w:r w:rsidRPr="00BC518C">
        <w:rPr>
          <w:rFonts w:ascii="Times New Roman" w:eastAsia="Calibri" w:hAnsi="Times New Roman" w:cs="Times New Roman"/>
          <w:sz w:val="24"/>
        </w:rPr>
        <w:t>de financement</w:t>
      </w:r>
      <w:r w:rsidR="00433BD8" w:rsidRPr="00BC518C">
        <w:rPr>
          <w:rFonts w:ascii="Times New Roman" w:eastAsia="Calibri" w:hAnsi="Times New Roman" w:cs="Times New Roman"/>
          <w:sz w:val="24"/>
        </w:rPr>
        <w:t xml:space="preserve">s complémentaires. </w:t>
      </w:r>
      <w:bookmarkStart w:id="1" w:name="_GoBack"/>
      <w:bookmarkEnd w:id="1"/>
    </w:p>
    <w:p w:rsidR="001E55F5" w:rsidRPr="00BC518C" w:rsidRDefault="001E55F5">
      <w:pPr>
        <w:jc w:val="both"/>
        <w:rPr>
          <w:rFonts w:ascii="Times New Roman" w:eastAsia="Calibri" w:hAnsi="Times New Roman" w:cs="Times New Roman"/>
          <w:sz w:val="24"/>
        </w:rPr>
      </w:pPr>
      <w:r w:rsidRPr="00BC518C">
        <w:rPr>
          <w:rFonts w:ascii="Times New Roman" w:eastAsia="Calibri" w:hAnsi="Times New Roman" w:cs="Times New Roman"/>
          <w:sz w:val="24"/>
          <w:highlight w:val="yellow"/>
        </w:rPr>
        <w:t>petit tableau avec les demandes par campagnes et séparations entre missions et fonctionnement (analyse et transport de matos)</w:t>
      </w:r>
    </w:p>
    <w:p w:rsidR="000112D7" w:rsidRPr="00BC518C" w:rsidRDefault="000112D7">
      <w:pPr>
        <w:jc w:val="both"/>
        <w:rPr>
          <w:rFonts w:ascii="Times New Roman" w:eastAsia="Calibri" w:hAnsi="Times New Roman" w:cs="Times New Roman"/>
          <w:sz w:val="24"/>
        </w:rPr>
      </w:pPr>
    </w:p>
    <w:p w:rsidR="00EF6D11" w:rsidRPr="00BC518C" w:rsidRDefault="00EF6D11">
      <w:pPr>
        <w:jc w:val="both"/>
        <w:rPr>
          <w:rFonts w:ascii="Times New Roman" w:eastAsia="Calibri" w:hAnsi="Times New Roman" w:cs="Times New Roman"/>
          <w:sz w:val="24"/>
        </w:rPr>
      </w:pPr>
    </w:p>
    <w:p w:rsidR="00EF6D11" w:rsidRPr="00BC518C" w:rsidRDefault="00EF6D11">
      <w:pPr>
        <w:jc w:val="both"/>
        <w:rPr>
          <w:rFonts w:ascii="Times New Roman" w:eastAsia="Calibri" w:hAnsi="Times New Roman" w:cs="Times New Roman"/>
          <w:sz w:val="24"/>
        </w:rPr>
      </w:pPr>
    </w:p>
    <w:p w:rsidR="009E1477" w:rsidRPr="00BC518C" w:rsidRDefault="009E1477">
      <w:pPr>
        <w:rPr>
          <w:rFonts w:ascii="Times New Roman" w:eastAsia="Calibri" w:hAnsi="Times New Roman" w:cs="Times New Roman"/>
          <w:sz w:val="24"/>
        </w:rPr>
      </w:pPr>
    </w:p>
    <w:sectPr w:rsidR="009E1477" w:rsidRPr="00BC518C" w:rsidSect="003A3766">
      <w:pgSz w:w="11906" w:h="16838"/>
      <w:pgMar w:top="1417" w:right="1417" w:bottom="1417" w:left="1417"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58808CF" w15:done="0"/>
  <w15:commentEx w15:paraId="2EC6CDDC" w15:done="0"/>
  <w15:commentEx w15:paraId="1BD4308A"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F5322" w:rsidRDefault="008F5322" w:rsidP="00FC1CE4">
      <w:pPr>
        <w:spacing w:after="0" w:line="240" w:lineRule="auto"/>
      </w:pPr>
      <w:r>
        <w:separator/>
      </w:r>
    </w:p>
  </w:endnote>
  <w:endnote w:type="continuationSeparator" w:id="1">
    <w:p w:rsidR="008F5322" w:rsidRDefault="008F5322" w:rsidP="00FC1CE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F5322" w:rsidRDefault="008F5322" w:rsidP="00FC1CE4">
      <w:pPr>
        <w:spacing w:after="0" w:line="240" w:lineRule="auto"/>
      </w:pPr>
      <w:r>
        <w:separator/>
      </w:r>
    </w:p>
  </w:footnote>
  <w:footnote w:type="continuationSeparator" w:id="1">
    <w:p w:rsidR="008F5322" w:rsidRDefault="008F5322" w:rsidP="00FC1CE4">
      <w:pPr>
        <w:spacing w:after="0" w:line="240" w:lineRule="auto"/>
      </w:pPr>
      <w:r>
        <w:continuationSeparator/>
      </w:r>
    </w:p>
  </w:footnote>
  <w:footnote w:id="2">
    <w:p w:rsidR="00DA17EA" w:rsidRDefault="00DA17EA">
      <w:pPr>
        <w:pStyle w:val="Notedebasdepage"/>
      </w:pPr>
      <w:r>
        <w:rPr>
          <w:rStyle w:val="Appelnotedebasdep"/>
        </w:rPr>
        <w:footnoteRef/>
      </w:r>
      <w:r w:rsidRPr="00DA17EA">
        <w:t>https://fr.wikipedia.org/wiki/Saint-Pierre-et-Miquelon#Population_et_soci.C3.A9t.C3.A9</w:t>
      </w:r>
    </w:p>
  </w:footnote>
  <w:footnote w:id="3">
    <w:p w:rsidR="00DA17EA" w:rsidRDefault="00DA17EA" w:rsidP="00DA17EA">
      <w:pPr>
        <w:pStyle w:val="Notedebasdepage"/>
      </w:pPr>
      <w:r>
        <w:rPr>
          <w:rStyle w:val="Appelnotedebasdep"/>
        </w:rPr>
        <w:footnoteRef/>
      </w:r>
      <w:r w:rsidRPr="00F76744">
        <w:t>http://www.assemblee-nationale.fr/13/rap-info/i1312.asp</w:t>
      </w:r>
    </w:p>
    <w:p w:rsidR="00DA17EA" w:rsidRDefault="00DA17EA">
      <w:pPr>
        <w:pStyle w:val="Notedebasdepage"/>
      </w:pPr>
    </w:p>
  </w:footnote>
  <w:footnote w:id="4">
    <w:p w:rsidR="001A301A" w:rsidRDefault="001A301A">
      <w:pPr>
        <w:pStyle w:val="Notedebasdepage"/>
      </w:pPr>
      <w:r>
        <w:rPr>
          <w:rStyle w:val="Appelnotedebasdep"/>
        </w:rPr>
        <w:footnoteRef/>
      </w:r>
      <w:r w:rsidRPr="00901F55">
        <w:t>http://www.extraplac.fr/FR/campagnes/SPMPlac.php</w:t>
      </w:r>
    </w:p>
  </w:footnote>
  <w:footnote w:id="5">
    <w:p w:rsidR="001A301A" w:rsidRDefault="001A301A">
      <w:pPr>
        <w:pStyle w:val="Notedebasdepage"/>
      </w:pPr>
      <w:r>
        <w:rPr>
          <w:rStyle w:val="Appelnotedebasdep"/>
        </w:rPr>
        <w:footnoteRef/>
      </w:r>
      <w:r w:rsidRPr="003B6A53">
        <w:t>http://www.amphibia-nature.org/fr/projets/tortues-marines/spm/</w:t>
      </w:r>
    </w:p>
  </w:footnote>
  <w:footnote w:id="6">
    <w:p w:rsidR="001A301A" w:rsidRDefault="001A301A">
      <w:pPr>
        <w:pStyle w:val="Notedebasdepage"/>
      </w:pPr>
      <w:r>
        <w:rPr>
          <w:rStyle w:val="Appelnotedebasdep"/>
        </w:rPr>
        <w:footnoteRef/>
      </w:r>
      <w:r w:rsidRPr="0062640D">
        <w:t>http://www.oiseaux.net/aves/saint-pierre-et-miquelon.html</w:t>
      </w:r>
    </w:p>
  </w:footnote>
  <w:footnote w:id="7">
    <w:p w:rsidR="001A301A" w:rsidRDefault="001A301A">
      <w:pPr>
        <w:pStyle w:val="Notedebasdepage"/>
      </w:pPr>
      <w:r>
        <w:rPr>
          <w:rStyle w:val="Appelnotedebasdep"/>
        </w:rPr>
        <w:footnoteRef/>
      </w:r>
      <w:r w:rsidRPr="00B31A7B">
        <w:t>http://iles-et-ailes.pagesperso-orange.fr/</w:t>
      </w:r>
    </w:p>
  </w:footnote>
  <w:footnote w:id="8">
    <w:p w:rsidR="001A301A" w:rsidRDefault="001A301A">
      <w:pPr>
        <w:pStyle w:val="Notedebasdepage"/>
      </w:pPr>
      <w:r>
        <w:rPr>
          <w:rStyle w:val="Appelnotedebasdep"/>
        </w:rPr>
        <w:footnoteRef/>
      </w:r>
      <w:r w:rsidRPr="002B23AA">
        <w:t>http://www.spmaviavis.com/discus/messages/19/19.html?1434894206</w:t>
      </w:r>
    </w:p>
  </w:footnote>
  <w:footnote w:id="9">
    <w:p w:rsidR="001A301A" w:rsidRDefault="001A301A">
      <w:pPr>
        <w:pStyle w:val="Notedebasdepage"/>
      </w:pPr>
      <w:r>
        <w:rPr>
          <w:rStyle w:val="Appelnotedebasdep"/>
        </w:rPr>
        <w:footnoteRef/>
      </w:r>
      <w:r>
        <w:t xml:space="preserve">  Un site présentant les mesures effectuées dans ce cadre est en cours de développement mais peut déjà être consulté : www.cosmiq.fr</w:t>
      </w:r>
    </w:p>
  </w:footnote>
  <w:footnote w:id="10">
    <w:p w:rsidR="00EC7ADB" w:rsidRDefault="00EC7ADB">
      <w:pPr>
        <w:pStyle w:val="Notedebasdepage"/>
      </w:pPr>
      <w:r>
        <w:rPr>
          <w:rStyle w:val="Appelnotedebasdep"/>
        </w:rPr>
        <w:footnoteRef/>
      </w:r>
      <w:r w:rsidRPr="00EC7ADB">
        <w:t>http://universites-marines.fr/fr/gt-quebec/collaborations-france-quebec</w:t>
      </w:r>
    </w:p>
  </w:footnote>
  <w:footnote w:id="11">
    <w:p w:rsidR="00082205" w:rsidRDefault="00082205">
      <w:pPr>
        <w:pStyle w:val="Notedebasdepage"/>
      </w:pPr>
      <w:r>
        <w:rPr>
          <w:rStyle w:val="Appelnotedebasdep"/>
        </w:rPr>
        <w:footnoteRef/>
      </w:r>
      <w:r w:rsidRPr="00082205">
        <w:t>http://www.flotteoceanographique.fr/Qui-sommes-nous/Glossaire/UMS</w:t>
      </w:r>
    </w:p>
  </w:footnote>
  <w:footnote w:id="12">
    <w:p w:rsidR="00082205" w:rsidRDefault="00082205">
      <w:pPr>
        <w:pStyle w:val="Notedebasdepage"/>
      </w:pPr>
      <w:r>
        <w:rPr>
          <w:rStyle w:val="Appelnotedebasdep"/>
        </w:rPr>
        <w:footnoteRef/>
      </w:r>
      <w:r w:rsidRPr="00082205">
        <w:t>http://www.cnrs.fr/fr/recherche/index.htm</w:t>
      </w:r>
    </w:p>
  </w:footnote>
  <w:footnote w:id="13">
    <w:p w:rsidR="00FC1CE4" w:rsidRDefault="00FC1CE4">
      <w:pPr>
        <w:pStyle w:val="Notedebasdepage"/>
      </w:pPr>
      <w:r>
        <w:rPr>
          <w:rStyle w:val="Appelnotedebasdep"/>
        </w:rPr>
        <w:footnoteRef/>
      </w:r>
      <w:r>
        <w:t xml:space="preserve">  Voir les dossiers SPM2007_Phys et SPM2007_biv</w:t>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ric FOUCHER, Ifremer Port-en-bessin PDG-RBE-HMM">
    <w15:presenceInfo w15:providerId="AD" w15:userId="S-1-5-21-500109986-1412980772-1848903544-1827"/>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08"/>
  <w:hyphenationZone w:val="425"/>
  <w:characterSpacingControl w:val="doNotCompress"/>
  <w:footnotePr>
    <w:footnote w:id="0"/>
    <w:footnote w:id="1"/>
  </w:footnotePr>
  <w:endnotePr>
    <w:endnote w:id="0"/>
    <w:endnote w:id="1"/>
  </w:endnotePr>
  <w:compat>
    <w:useFELayout/>
  </w:compat>
  <w:rsids>
    <w:rsidRoot w:val="009E1477"/>
    <w:rsid w:val="000112D7"/>
    <w:rsid w:val="00082205"/>
    <w:rsid w:val="000B72C9"/>
    <w:rsid w:val="000E55C7"/>
    <w:rsid w:val="001A301A"/>
    <w:rsid w:val="001E55F5"/>
    <w:rsid w:val="00273D35"/>
    <w:rsid w:val="002E2BED"/>
    <w:rsid w:val="00371F2F"/>
    <w:rsid w:val="00397DB4"/>
    <w:rsid w:val="003A3766"/>
    <w:rsid w:val="00433BD8"/>
    <w:rsid w:val="00467BD6"/>
    <w:rsid w:val="004F1934"/>
    <w:rsid w:val="005A3760"/>
    <w:rsid w:val="006066B2"/>
    <w:rsid w:val="006E2D36"/>
    <w:rsid w:val="007147C8"/>
    <w:rsid w:val="008664C9"/>
    <w:rsid w:val="00893620"/>
    <w:rsid w:val="008D2ADB"/>
    <w:rsid w:val="008F5322"/>
    <w:rsid w:val="00914600"/>
    <w:rsid w:val="0095469C"/>
    <w:rsid w:val="009E1477"/>
    <w:rsid w:val="00A02E62"/>
    <w:rsid w:val="00A12F4C"/>
    <w:rsid w:val="00A412B0"/>
    <w:rsid w:val="00B01365"/>
    <w:rsid w:val="00B02179"/>
    <w:rsid w:val="00B632A0"/>
    <w:rsid w:val="00BC518C"/>
    <w:rsid w:val="00C84BC3"/>
    <w:rsid w:val="00CE647C"/>
    <w:rsid w:val="00D578CF"/>
    <w:rsid w:val="00D77919"/>
    <w:rsid w:val="00DA17EA"/>
    <w:rsid w:val="00DE085F"/>
    <w:rsid w:val="00E051D8"/>
    <w:rsid w:val="00E23166"/>
    <w:rsid w:val="00EC7ADB"/>
    <w:rsid w:val="00EF6D11"/>
    <w:rsid w:val="00F40EE5"/>
    <w:rsid w:val="00F50FF6"/>
    <w:rsid w:val="00FC1CE4"/>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3766"/>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uiPriority w:val="99"/>
    <w:semiHidden/>
    <w:unhideWhenUsed/>
    <w:rsid w:val="00FC1CE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C1CE4"/>
    <w:rPr>
      <w:sz w:val="20"/>
      <w:szCs w:val="20"/>
    </w:rPr>
  </w:style>
  <w:style w:type="character" w:styleId="Appelnotedebasdep">
    <w:name w:val="footnote reference"/>
    <w:basedOn w:val="Policepardfaut"/>
    <w:uiPriority w:val="99"/>
    <w:semiHidden/>
    <w:unhideWhenUsed/>
    <w:rsid w:val="00FC1CE4"/>
    <w:rPr>
      <w:vertAlign w:val="superscript"/>
    </w:rPr>
  </w:style>
  <w:style w:type="paragraph" w:styleId="Textedebulles">
    <w:name w:val="Balloon Text"/>
    <w:basedOn w:val="Normal"/>
    <w:link w:val="TextedebullesCar"/>
    <w:uiPriority w:val="99"/>
    <w:semiHidden/>
    <w:unhideWhenUsed/>
    <w:rsid w:val="0089362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93620"/>
    <w:rPr>
      <w:rFonts w:ascii="Tahoma" w:hAnsi="Tahoma" w:cs="Tahoma"/>
      <w:sz w:val="16"/>
      <w:szCs w:val="16"/>
    </w:rPr>
  </w:style>
  <w:style w:type="character" w:styleId="Marquedecommentaire">
    <w:name w:val="annotation reference"/>
    <w:basedOn w:val="Policepardfaut"/>
    <w:uiPriority w:val="99"/>
    <w:semiHidden/>
    <w:unhideWhenUsed/>
    <w:rsid w:val="00E23166"/>
    <w:rPr>
      <w:sz w:val="16"/>
      <w:szCs w:val="16"/>
    </w:rPr>
  </w:style>
  <w:style w:type="paragraph" w:styleId="Commentaire">
    <w:name w:val="annotation text"/>
    <w:basedOn w:val="Normal"/>
    <w:link w:val="CommentaireCar"/>
    <w:uiPriority w:val="99"/>
    <w:semiHidden/>
    <w:unhideWhenUsed/>
    <w:rsid w:val="00E23166"/>
    <w:pPr>
      <w:spacing w:line="240" w:lineRule="auto"/>
    </w:pPr>
    <w:rPr>
      <w:sz w:val="20"/>
      <w:szCs w:val="20"/>
    </w:rPr>
  </w:style>
  <w:style w:type="character" w:customStyle="1" w:styleId="CommentaireCar">
    <w:name w:val="Commentaire Car"/>
    <w:basedOn w:val="Policepardfaut"/>
    <w:link w:val="Commentaire"/>
    <w:uiPriority w:val="99"/>
    <w:semiHidden/>
    <w:rsid w:val="00E23166"/>
    <w:rPr>
      <w:sz w:val="20"/>
      <w:szCs w:val="20"/>
    </w:rPr>
  </w:style>
  <w:style w:type="paragraph" w:styleId="Objetducommentaire">
    <w:name w:val="annotation subject"/>
    <w:basedOn w:val="Commentaire"/>
    <w:next w:val="Commentaire"/>
    <w:link w:val="ObjetducommentaireCar"/>
    <w:uiPriority w:val="99"/>
    <w:semiHidden/>
    <w:unhideWhenUsed/>
    <w:rsid w:val="00E23166"/>
    <w:rPr>
      <w:b/>
      <w:bCs/>
    </w:rPr>
  </w:style>
  <w:style w:type="character" w:customStyle="1" w:styleId="ObjetducommentaireCar">
    <w:name w:val="Objet du commentaire Car"/>
    <w:basedOn w:val="CommentaireCar"/>
    <w:link w:val="Objetducommentaire"/>
    <w:uiPriority w:val="99"/>
    <w:semiHidden/>
    <w:rsid w:val="00E23166"/>
    <w:rPr>
      <w:b/>
      <w:bCs/>
      <w:sz w:val="20"/>
      <w:szCs w:val="20"/>
    </w:rPr>
  </w:style>
  <w:style w:type="table" w:styleId="Grilledutableau">
    <w:name w:val="Table Grid"/>
    <w:basedOn w:val="TableauNormal"/>
    <w:uiPriority w:val="59"/>
    <w:rsid w:val="00467BD6"/>
    <w:pPr>
      <w:spacing w:after="0" w:line="240" w:lineRule="auto"/>
    </w:pPr>
    <w:rPr>
      <w:rFonts w:eastAsiaTheme="minorHAnsi"/>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1/relationships/commentsExtended" Target="commentsExtended.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oleObject" Target="embeddings/oleObject1.bin"/><Relationship Id="rId14" Type="http://schemas.microsoft.com/office/2011/relationships/people" Target="peop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0E730A-CE3A-4E87-BEFE-033145762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2381</Words>
  <Characters>13096</Characters>
  <Application>Microsoft Office Word</Application>
  <DocSecurity>0</DocSecurity>
  <Lines>109</Lines>
  <Paragraphs>30</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15447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Pascal LAZURE, Ifremer Brest PDG-ODE-LOPS-OC, 02</dc:creator>
  <cp:lastModifiedBy>toto DE-DYNECO-PHYS</cp:lastModifiedBy>
  <cp:revision>2</cp:revision>
  <cp:lastPrinted>2016-04-06T17:25:00Z</cp:lastPrinted>
  <dcterms:created xsi:type="dcterms:W3CDTF">2016-04-06T17:54:00Z</dcterms:created>
  <dcterms:modified xsi:type="dcterms:W3CDTF">2016-04-06T17:54:00Z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Elsevier's Harvard Style (with titles)</vt:lpwstr>
  </property>
</Properties>
</file>